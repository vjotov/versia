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0F5" w:rsidRPr="0054381D" w:rsidRDefault="00FC20F5">
      <w:pPr>
        <w:rPr>
          <w:b/>
          <w:bCs/>
          <w:lang w:val="en-US"/>
        </w:rPr>
      </w:pPr>
    </w:p>
    <w:p w:rsidR="007D26BD" w:rsidRPr="0054381D" w:rsidRDefault="007D26BD">
      <w:pPr>
        <w:rPr>
          <w:b/>
          <w:bCs/>
          <w:lang w:val="en-US"/>
        </w:rPr>
      </w:pPr>
      <w:r w:rsidRPr="0054381D">
        <w:rPr>
          <w:b/>
          <w:bCs/>
          <w:lang w:val="en-US"/>
        </w:rPr>
        <w:t>Versioning of granulated data in hierarchically composed workspaces</w:t>
      </w:r>
    </w:p>
    <w:p w:rsidR="002266A1" w:rsidRPr="0054381D" w:rsidRDefault="002266A1" w:rsidP="002266A1">
      <w:pPr>
        <w:rPr>
          <w:b/>
          <w:bCs/>
          <w:i/>
          <w:lang w:val="en-US"/>
        </w:rPr>
      </w:pPr>
      <w:r w:rsidRPr="0054381D">
        <w:rPr>
          <w:b/>
          <w:bCs/>
          <w:i/>
          <w:lang w:val="en-US"/>
        </w:rPr>
        <w:t>Vladimir Jotov</w:t>
      </w:r>
    </w:p>
    <w:p w:rsidR="002266A1" w:rsidRPr="0054381D" w:rsidRDefault="002266A1" w:rsidP="002266A1">
      <w:pPr>
        <w:rPr>
          <w:b/>
          <w:bCs/>
          <w:i/>
          <w:lang w:val="en-US"/>
        </w:rPr>
      </w:pPr>
      <w:r w:rsidRPr="0054381D">
        <w:rPr>
          <w:b/>
          <w:bCs/>
          <w:i/>
          <w:lang w:val="en-US"/>
        </w:rPr>
        <w:t>e-mail: vjotov@acm.org</w:t>
      </w:r>
    </w:p>
    <w:p w:rsidR="007D26BD" w:rsidRPr="0054381D" w:rsidRDefault="007D26BD">
      <w:pPr>
        <w:rPr>
          <w:i/>
          <w:iCs/>
          <w:lang w:val="en-US"/>
        </w:rPr>
      </w:pPr>
      <w:r w:rsidRPr="0054381D">
        <w:rPr>
          <w:i/>
          <w:iCs/>
          <w:lang w:val="en-US"/>
        </w:rPr>
        <w:t>Abstract:</w:t>
      </w:r>
    </w:p>
    <w:p w:rsidR="007D26BD" w:rsidRPr="0054381D" w:rsidRDefault="007D26BD" w:rsidP="00FC0C7B">
      <w:pPr>
        <w:rPr>
          <w:i/>
          <w:iCs/>
          <w:lang w:val="en-US"/>
        </w:rPr>
      </w:pPr>
      <w:r w:rsidRPr="0054381D">
        <w:rPr>
          <w:i/>
          <w:iCs/>
          <w:lang w:val="en-US"/>
        </w:rPr>
        <w:t>For</w:t>
      </w:r>
      <w:r w:rsidR="006139A2" w:rsidRPr="0054381D">
        <w:rPr>
          <w:i/>
          <w:iCs/>
          <w:lang w:val="en-US"/>
        </w:rPr>
        <w:t xml:space="preserve"> the</w:t>
      </w:r>
      <w:r w:rsidRPr="0054381D">
        <w:rPr>
          <w:i/>
          <w:iCs/>
          <w:lang w:val="en-US"/>
        </w:rPr>
        <w:t xml:space="preserve"> </w:t>
      </w:r>
      <w:r w:rsidR="006139A2" w:rsidRPr="0054381D">
        <w:rPr>
          <w:i/>
          <w:iCs/>
          <w:lang w:val="en-US"/>
        </w:rPr>
        <w:t>last 30 years there has been a lot of research</w:t>
      </w:r>
      <w:r w:rsidRPr="0054381D">
        <w:rPr>
          <w:i/>
          <w:iCs/>
          <w:lang w:val="en-US"/>
        </w:rPr>
        <w:t xml:space="preserve"> of versioned software products, but</w:t>
      </w:r>
      <w:r w:rsidR="00353490" w:rsidRPr="0054381D">
        <w:rPr>
          <w:i/>
          <w:iCs/>
          <w:lang w:val="en-US"/>
        </w:rPr>
        <w:t xml:space="preserve"> challenges remain</w:t>
      </w:r>
      <w:r w:rsidRPr="0054381D">
        <w:rPr>
          <w:i/>
          <w:iCs/>
          <w:lang w:val="en-US"/>
        </w:rPr>
        <w:t xml:space="preserve"> nevertheless. This article focuses on</w:t>
      </w:r>
      <w:r w:rsidR="006139A2" w:rsidRPr="0054381D">
        <w:rPr>
          <w:i/>
          <w:iCs/>
          <w:lang w:val="en-US"/>
        </w:rPr>
        <w:t xml:space="preserve"> a</w:t>
      </w:r>
      <w:r w:rsidRPr="0054381D">
        <w:rPr>
          <w:i/>
          <w:iCs/>
          <w:lang w:val="en-US"/>
        </w:rPr>
        <w:t xml:space="preserve"> model of versioned objects and hierarchically composed workspaces. The presented model of versioned object aims to solve the issue of granulation of versioned data. The model of hierarchically composed workspaces provides methods and rules for versioning, </w:t>
      </w:r>
      <w:r w:rsidR="00CE0F2F" w:rsidRPr="0054381D">
        <w:rPr>
          <w:i/>
          <w:iCs/>
          <w:lang w:val="en-US"/>
        </w:rPr>
        <w:t xml:space="preserve">which complete </w:t>
      </w:r>
      <w:r w:rsidRPr="0054381D">
        <w:rPr>
          <w:i/>
          <w:iCs/>
          <w:lang w:val="en-US"/>
        </w:rPr>
        <w:t>the first model.</w:t>
      </w:r>
    </w:p>
    <w:p w:rsidR="007D26BD" w:rsidRPr="0054381D" w:rsidRDefault="007D26BD">
      <w:pPr>
        <w:rPr>
          <w:i/>
          <w:iCs/>
          <w:lang w:val="en-US"/>
        </w:rPr>
      </w:pPr>
      <w:r w:rsidRPr="0054381D">
        <w:rPr>
          <w:i/>
          <w:iCs/>
          <w:lang w:val="en-US"/>
        </w:rPr>
        <w:t>Keywords: version control, data granulation, workspaces, models</w:t>
      </w:r>
    </w:p>
    <w:p w:rsidR="007D26BD" w:rsidRPr="0054381D" w:rsidRDefault="007D26BD">
      <w:pPr>
        <w:rPr>
          <w:rFonts w:ascii="Verdana" w:hAnsi="Verdana" w:cs="Verdana"/>
          <w:i/>
          <w:iCs/>
          <w:sz w:val="20"/>
          <w:szCs w:val="20"/>
          <w:shd w:val="clear" w:color="auto" w:fill="FFFFFF"/>
          <w:lang w:val="en-US"/>
        </w:rPr>
      </w:pPr>
      <w:bookmarkStart w:id="0" w:name="D_2_7"/>
      <w:r w:rsidRPr="0054381D">
        <w:rPr>
          <w:rFonts w:ascii="Verdana" w:hAnsi="Verdana" w:cs="Verdana"/>
          <w:i/>
          <w:iCs/>
          <w:sz w:val="20"/>
          <w:szCs w:val="20"/>
          <w:shd w:val="clear" w:color="auto" w:fill="FFFFFF"/>
          <w:lang w:val="en-US"/>
        </w:rPr>
        <w:t>ACM Computing Classification System (1998): F.4.1.</w:t>
      </w:r>
      <w:bookmarkEnd w:id="0"/>
    </w:p>
    <w:p w:rsidR="007D26BD" w:rsidRPr="0054381D" w:rsidRDefault="007D26BD">
      <w:pPr>
        <w:rPr>
          <w:b/>
          <w:bCs/>
          <w:lang w:val="en-US"/>
        </w:rPr>
      </w:pPr>
      <w:r w:rsidRPr="0054381D">
        <w:rPr>
          <w:b/>
          <w:bCs/>
          <w:lang w:val="en-US"/>
        </w:rPr>
        <w:t xml:space="preserve"> 1. Introduction</w:t>
      </w:r>
    </w:p>
    <w:p w:rsidR="007D26BD" w:rsidRPr="0054381D" w:rsidRDefault="007D26BD" w:rsidP="004A2B1A">
      <w:pPr>
        <w:ind w:firstLine="708"/>
        <w:jc w:val="both"/>
        <w:rPr>
          <w:lang w:val="en-US"/>
        </w:rPr>
      </w:pPr>
      <w:r w:rsidRPr="0054381D">
        <w:rPr>
          <w:lang w:val="en-US"/>
        </w:rPr>
        <w:t xml:space="preserve">Classic version control systems allow users to apply version control over files [2, 5, 6, </w:t>
      </w:r>
      <w:r w:rsidR="00620D6F" w:rsidRPr="0054381D">
        <w:rPr>
          <w:lang w:val="en-US"/>
        </w:rPr>
        <w:t>8</w:t>
      </w:r>
      <w:r w:rsidRPr="0054381D">
        <w:rPr>
          <w:lang w:val="en-US"/>
        </w:rPr>
        <w:t>,</w:t>
      </w:r>
      <w:r w:rsidR="00620D6F" w:rsidRPr="0054381D">
        <w:rPr>
          <w:lang w:val="en-US"/>
        </w:rPr>
        <w:t xml:space="preserve"> 9</w:t>
      </w:r>
      <w:r w:rsidRPr="0054381D">
        <w:rPr>
          <w:lang w:val="en-US"/>
        </w:rPr>
        <w:t xml:space="preserve">]. The domain of software development abstractions (classes, interfaces, objects, etc.) </w:t>
      </w:r>
      <w:r w:rsidR="00CE0F2F" w:rsidRPr="0054381D">
        <w:rPr>
          <w:lang w:val="en-US"/>
        </w:rPr>
        <w:t>is</w:t>
      </w:r>
      <w:r w:rsidRPr="0054381D">
        <w:rPr>
          <w:lang w:val="en-US"/>
        </w:rPr>
        <w:t xml:space="preserve"> distinguished from </w:t>
      </w:r>
      <w:r w:rsidR="00CE0F2F" w:rsidRPr="0054381D">
        <w:rPr>
          <w:lang w:val="en-US"/>
        </w:rPr>
        <w:t xml:space="preserve">the </w:t>
      </w:r>
      <w:r w:rsidRPr="0054381D">
        <w:rPr>
          <w:lang w:val="en-US"/>
        </w:rPr>
        <w:t>file abstraction domain. These systems are very fast and widely used. Nevertheless</w:t>
      </w:r>
      <w:r w:rsidR="006139A2" w:rsidRPr="0054381D">
        <w:rPr>
          <w:lang w:val="en-US"/>
        </w:rPr>
        <w:t>,</w:t>
      </w:r>
      <w:r w:rsidRPr="0054381D">
        <w:rPr>
          <w:lang w:val="en-US"/>
        </w:rPr>
        <w:t xml:space="preserve"> the following disadvantages </w:t>
      </w:r>
      <w:r w:rsidR="00353490" w:rsidRPr="0054381D">
        <w:rPr>
          <w:lang w:val="en-US"/>
        </w:rPr>
        <w:t>c</w:t>
      </w:r>
      <w:r w:rsidR="00353490">
        <w:rPr>
          <w:lang w:val="en-US"/>
        </w:rPr>
        <w:t>an</w:t>
      </w:r>
      <w:r w:rsidR="00353490" w:rsidRPr="0054381D">
        <w:rPr>
          <w:lang w:val="en-US"/>
        </w:rPr>
        <w:t xml:space="preserve"> </w:t>
      </w:r>
      <w:r w:rsidRPr="0054381D">
        <w:rPr>
          <w:lang w:val="en-US"/>
        </w:rPr>
        <w:t>be stated:</w:t>
      </w:r>
    </w:p>
    <w:p w:rsidR="007D26BD" w:rsidRPr="0054381D" w:rsidRDefault="00353490" w:rsidP="008E02ED">
      <w:pPr>
        <w:numPr>
          <w:ilvl w:val="0"/>
          <w:numId w:val="2"/>
        </w:numPr>
        <w:tabs>
          <w:tab w:val="clear" w:pos="1571"/>
          <w:tab w:val="num" w:pos="1276"/>
        </w:tabs>
        <w:spacing w:after="0" w:line="360" w:lineRule="auto"/>
        <w:ind w:left="1276" w:hanging="376"/>
        <w:jc w:val="both"/>
        <w:rPr>
          <w:lang w:val="en-US"/>
        </w:rPr>
      </w:pPr>
      <w:r>
        <w:rPr>
          <w:lang w:val="en-US"/>
        </w:rPr>
        <w:t>A</w:t>
      </w:r>
      <w:r w:rsidR="007D26BD" w:rsidRPr="0054381D">
        <w:rPr>
          <w:lang w:val="en-US"/>
        </w:rPr>
        <w:t xml:space="preserve">ccess to the objects (files) is vouched by </w:t>
      </w:r>
      <w:r w:rsidR="00CE0F2F" w:rsidRPr="0054381D">
        <w:rPr>
          <w:lang w:val="en-US"/>
        </w:rPr>
        <w:t xml:space="preserve">a </w:t>
      </w:r>
      <w:r w:rsidR="007D26BD" w:rsidRPr="0054381D">
        <w:rPr>
          <w:lang w:val="en-US"/>
        </w:rPr>
        <w:t xml:space="preserve">file system. We </w:t>
      </w:r>
      <w:r>
        <w:rPr>
          <w:lang w:val="en-US"/>
        </w:rPr>
        <w:t>must</w:t>
      </w:r>
      <w:r w:rsidR="007D26BD" w:rsidRPr="0054381D">
        <w:rPr>
          <w:lang w:val="en-US"/>
        </w:rPr>
        <w:t xml:space="preserve"> note that very few file systems support the required level of security when </w:t>
      </w:r>
      <w:r w:rsidR="006139A2" w:rsidRPr="0054381D">
        <w:rPr>
          <w:lang w:val="en-US"/>
        </w:rPr>
        <w:t xml:space="preserve">a </w:t>
      </w:r>
      <w:r w:rsidR="007D26BD" w:rsidRPr="0054381D">
        <w:rPr>
          <w:lang w:val="en-US"/>
        </w:rPr>
        <w:t>user works with versioned objects.</w:t>
      </w:r>
    </w:p>
    <w:p w:rsidR="007D26BD" w:rsidRPr="0054381D" w:rsidRDefault="007D26BD" w:rsidP="008E02ED">
      <w:pPr>
        <w:numPr>
          <w:ilvl w:val="0"/>
          <w:numId w:val="2"/>
        </w:numPr>
        <w:tabs>
          <w:tab w:val="clear" w:pos="1571"/>
          <w:tab w:val="num" w:pos="1276"/>
        </w:tabs>
        <w:spacing w:after="0" w:line="360" w:lineRule="auto"/>
        <w:ind w:left="1276" w:hanging="376"/>
        <w:jc w:val="both"/>
        <w:rPr>
          <w:lang w:val="en-US"/>
        </w:rPr>
      </w:pPr>
      <w:r w:rsidRPr="0054381D">
        <w:rPr>
          <w:lang w:val="en-US"/>
        </w:rPr>
        <w:t>Files as versioned object</w:t>
      </w:r>
      <w:r w:rsidR="00353490">
        <w:rPr>
          <w:lang w:val="en-US"/>
        </w:rPr>
        <w:t>s</w:t>
      </w:r>
      <w:r w:rsidRPr="0054381D">
        <w:rPr>
          <w:lang w:val="en-US"/>
        </w:rPr>
        <w:t xml:space="preserve"> have</w:t>
      </w:r>
      <w:r w:rsidR="00CE0F2F" w:rsidRPr="0054381D">
        <w:rPr>
          <w:lang w:val="en-US"/>
        </w:rPr>
        <w:t xml:space="preserve"> a</w:t>
      </w:r>
      <w:r w:rsidRPr="0054381D">
        <w:rPr>
          <w:lang w:val="en-US"/>
        </w:rPr>
        <w:t xml:space="preserve"> large data granulation level. They don’t allow the user to specify the relations between separate objects (files).</w:t>
      </w:r>
    </w:p>
    <w:p w:rsidR="007D26BD" w:rsidRPr="0054381D" w:rsidRDefault="007D26BD" w:rsidP="004A2B1A">
      <w:pPr>
        <w:ind w:firstLine="708"/>
        <w:jc w:val="both"/>
        <w:rPr>
          <w:lang w:val="en-US"/>
        </w:rPr>
      </w:pPr>
      <w:r w:rsidRPr="0054381D">
        <w:rPr>
          <w:lang w:val="en-US"/>
        </w:rPr>
        <w:t>In order to solve these issues</w:t>
      </w:r>
      <w:r w:rsidR="00CE0F2F" w:rsidRPr="0054381D">
        <w:rPr>
          <w:lang w:val="en-US"/>
        </w:rPr>
        <w:t>,</w:t>
      </w:r>
      <w:r w:rsidRPr="0054381D">
        <w:rPr>
          <w:lang w:val="en-US"/>
        </w:rPr>
        <w:t xml:space="preserve"> Nguyen [</w:t>
      </w:r>
      <w:r w:rsidR="00620D6F" w:rsidRPr="0054381D">
        <w:rPr>
          <w:lang w:val="en-US"/>
        </w:rPr>
        <w:t>8</w:t>
      </w:r>
      <w:r w:rsidR="006139A2" w:rsidRPr="0054381D">
        <w:rPr>
          <w:lang w:val="en-US"/>
        </w:rPr>
        <w:t xml:space="preserve">] introduces </w:t>
      </w:r>
      <w:r w:rsidR="00CE0F2F" w:rsidRPr="0054381D">
        <w:rPr>
          <w:lang w:val="en-US"/>
        </w:rPr>
        <w:t xml:space="preserve">an </w:t>
      </w:r>
      <w:r w:rsidRPr="0054381D">
        <w:rPr>
          <w:lang w:val="en-US"/>
        </w:rPr>
        <w:t xml:space="preserve">object-oriented approach </w:t>
      </w:r>
      <w:r w:rsidR="00353490">
        <w:rPr>
          <w:lang w:val="en-US"/>
        </w:rPr>
        <w:t>to</w:t>
      </w:r>
      <w:r w:rsidR="00353490" w:rsidRPr="0054381D">
        <w:rPr>
          <w:lang w:val="en-US"/>
        </w:rPr>
        <w:t xml:space="preserve"> </w:t>
      </w:r>
      <w:r w:rsidRPr="0054381D">
        <w:rPr>
          <w:lang w:val="en-US"/>
        </w:rPr>
        <w:t>versioning. In his models</w:t>
      </w:r>
      <w:r w:rsidR="00CE0F2F" w:rsidRPr="0054381D">
        <w:rPr>
          <w:lang w:val="en-US"/>
        </w:rPr>
        <w:t>,</w:t>
      </w:r>
      <w:r w:rsidRPr="0054381D">
        <w:rPr>
          <w:lang w:val="en-US"/>
        </w:rPr>
        <w:t xml:space="preserve"> data is presented as </w:t>
      </w:r>
      <w:r w:rsidR="00CE0F2F" w:rsidRPr="0054381D">
        <w:rPr>
          <w:lang w:val="en-US"/>
        </w:rPr>
        <w:t xml:space="preserve">a </w:t>
      </w:r>
      <w:r w:rsidRPr="0054381D">
        <w:rPr>
          <w:lang w:val="en-US"/>
        </w:rPr>
        <w:t xml:space="preserve">table of slots made </w:t>
      </w:r>
      <w:r w:rsidR="006139A2" w:rsidRPr="0054381D">
        <w:rPr>
          <w:lang w:val="en-US"/>
        </w:rPr>
        <w:t xml:space="preserve">from attributes and nodes. As a </w:t>
      </w:r>
      <w:r w:rsidRPr="0054381D">
        <w:rPr>
          <w:lang w:val="en-US"/>
        </w:rPr>
        <w:t>disadvantage of the model</w:t>
      </w:r>
      <w:r w:rsidR="00CE0F2F" w:rsidRPr="0054381D">
        <w:rPr>
          <w:lang w:val="en-US"/>
        </w:rPr>
        <w:t>,</w:t>
      </w:r>
      <w:r w:rsidR="006139A2" w:rsidRPr="0054381D">
        <w:rPr>
          <w:lang w:val="en-US"/>
        </w:rPr>
        <w:t xml:space="preserve"> it could be pointed out </w:t>
      </w:r>
      <w:r w:rsidRPr="0054381D">
        <w:rPr>
          <w:lang w:val="en-US"/>
        </w:rPr>
        <w:t>that many data slots could remain empty. Nevertheless the model follows the need of multilevel data granulation.</w:t>
      </w:r>
    </w:p>
    <w:p w:rsidR="007D26BD" w:rsidRPr="0054381D" w:rsidRDefault="007D26BD" w:rsidP="004A2B1A">
      <w:pPr>
        <w:ind w:firstLine="708"/>
        <w:jc w:val="both"/>
        <w:rPr>
          <w:lang w:val="en-US"/>
        </w:rPr>
      </w:pPr>
      <w:r w:rsidRPr="0054381D">
        <w:rPr>
          <w:lang w:val="en-US"/>
        </w:rPr>
        <w:t xml:space="preserve">In software development industry the term workspace </w:t>
      </w:r>
      <w:r w:rsidR="00215E89" w:rsidRPr="0054381D">
        <w:rPr>
          <w:lang w:val="en-US"/>
        </w:rPr>
        <w:t xml:space="preserve">is </w:t>
      </w:r>
      <w:r w:rsidR="00353490">
        <w:rPr>
          <w:lang w:val="en-US"/>
        </w:rPr>
        <w:t>understoo</w:t>
      </w:r>
      <w:r w:rsidR="00353490" w:rsidRPr="0054381D">
        <w:rPr>
          <w:lang w:val="en-US"/>
        </w:rPr>
        <w:t xml:space="preserve">d </w:t>
      </w:r>
      <w:r w:rsidR="00215E89" w:rsidRPr="0054381D">
        <w:rPr>
          <w:lang w:val="en-US"/>
        </w:rPr>
        <w:t>as</w:t>
      </w:r>
      <w:r w:rsidRPr="0054381D">
        <w:rPr>
          <w:lang w:val="en-US"/>
        </w:rPr>
        <w:t xml:space="preserve"> an isolated space (environment) where </w:t>
      </w:r>
      <w:r w:rsidR="00353490">
        <w:rPr>
          <w:lang w:val="en-US"/>
        </w:rPr>
        <w:t xml:space="preserve">a </w:t>
      </w:r>
      <w:r w:rsidRPr="0054381D">
        <w:rPr>
          <w:lang w:val="en-US"/>
        </w:rPr>
        <w:t xml:space="preserve">certain work is done.  </w:t>
      </w:r>
      <w:r w:rsidR="00215E89" w:rsidRPr="0054381D">
        <w:rPr>
          <w:lang w:val="en-US"/>
        </w:rPr>
        <w:t>The f</w:t>
      </w:r>
      <w:r w:rsidRPr="0054381D">
        <w:rPr>
          <w:lang w:val="en-US"/>
        </w:rPr>
        <w:t>irst commercial solution with hierarchical structure of workspa</w:t>
      </w:r>
      <w:r w:rsidR="00215E89" w:rsidRPr="0054381D">
        <w:rPr>
          <w:lang w:val="en-US"/>
        </w:rPr>
        <w:t>ces [</w:t>
      </w:r>
      <w:r w:rsidR="00620D6F" w:rsidRPr="0054381D">
        <w:rPr>
          <w:lang w:val="en-US"/>
        </w:rPr>
        <w:t>12</w:t>
      </w:r>
      <w:r w:rsidR="00215E89" w:rsidRPr="0054381D">
        <w:rPr>
          <w:lang w:val="en-US"/>
        </w:rPr>
        <w:t>] was</w:t>
      </w:r>
      <w:r w:rsidRPr="0054381D">
        <w:rPr>
          <w:lang w:val="en-US"/>
        </w:rPr>
        <w:t xml:space="preserve"> introduced in 1989. Nevertheless</w:t>
      </w:r>
      <w:r w:rsidR="004A2B1A" w:rsidRPr="0054381D">
        <w:rPr>
          <w:lang w:val="en-US"/>
        </w:rPr>
        <w:t>,</w:t>
      </w:r>
      <w:r w:rsidRPr="0054381D">
        <w:rPr>
          <w:lang w:val="en-US"/>
        </w:rPr>
        <w:t xml:space="preserve"> Estublier [4 – page 406] emphasize</w:t>
      </w:r>
      <w:r w:rsidR="00353490">
        <w:rPr>
          <w:lang w:val="en-US"/>
        </w:rPr>
        <w:t>s</w:t>
      </w:r>
      <w:r w:rsidRPr="0054381D">
        <w:rPr>
          <w:lang w:val="en-US"/>
        </w:rPr>
        <w:t xml:space="preserve"> that “</w:t>
      </w:r>
      <w:r w:rsidRPr="0054381D">
        <w:rPr>
          <w:b/>
          <w:bCs/>
          <w:lang w:val="en-US"/>
        </w:rPr>
        <w:t>…a modern workspace is created “behind-the-scenes” to perform a particular user-selected task …</w:t>
      </w:r>
      <w:r w:rsidRPr="0054381D">
        <w:rPr>
          <w:lang w:val="en-US"/>
        </w:rPr>
        <w:t xml:space="preserve"> ”. The authors label the workspace as a system element that has to provide the following main features:</w:t>
      </w:r>
    </w:p>
    <w:p w:rsidR="007D26BD" w:rsidRPr="0054381D" w:rsidRDefault="007D26BD" w:rsidP="000978B0">
      <w:pPr>
        <w:numPr>
          <w:ilvl w:val="0"/>
          <w:numId w:val="17"/>
        </w:numPr>
        <w:spacing w:after="0" w:line="360" w:lineRule="auto"/>
        <w:ind w:left="1570" w:hanging="719"/>
        <w:jc w:val="both"/>
        <w:rPr>
          <w:lang w:val="en-US"/>
        </w:rPr>
      </w:pPr>
      <w:r w:rsidRPr="0054381D">
        <w:rPr>
          <w:lang w:val="en-US"/>
        </w:rPr>
        <w:t xml:space="preserve">Sandbox – a save space where users have the opportunity to work without being affected </w:t>
      </w:r>
      <w:r w:rsidR="00CE0F2F" w:rsidRPr="0054381D">
        <w:rPr>
          <w:lang w:val="en-US"/>
        </w:rPr>
        <w:t>by</w:t>
      </w:r>
      <w:r w:rsidRPr="0054381D">
        <w:rPr>
          <w:lang w:val="en-US"/>
        </w:rPr>
        <w:t xml:space="preserve"> other users. </w:t>
      </w:r>
    </w:p>
    <w:p w:rsidR="007D26BD" w:rsidRPr="0054381D" w:rsidRDefault="00353490" w:rsidP="000978B0">
      <w:pPr>
        <w:numPr>
          <w:ilvl w:val="0"/>
          <w:numId w:val="17"/>
        </w:numPr>
        <w:spacing w:after="0" w:line="360" w:lineRule="auto"/>
        <w:ind w:left="1570" w:hanging="719"/>
        <w:jc w:val="both"/>
        <w:rPr>
          <w:lang w:val="en-US"/>
        </w:rPr>
      </w:pPr>
      <w:r>
        <w:rPr>
          <w:lang w:val="en-US"/>
        </w:rPr>
        <w:t>Option of</w:t>
      </w:r>
      <w:r w:rsidR="007D26BD" w:rsidRPr="0054381D">
        <w:rPr>
          <w:lang w:val="en-US"/>
        </w:rPr>
        <w:t xml:space="preserve"> building </w:t>
      </w:r>
      <w:r w:rsidR="00CE0F2F" w:rsidRPr="0054381D">
        <w:rPr>
          <w:lang w:val="en-US"/>
        </w:rPr>
        <w:t xml:space="preserve">a </w:t>
      </w:r>
      <w:r w:rsidR="007D26BD" w:rsidRPr="0054381D">
        <w:rPr>
          <w:lang w:val="en-US"/>
        </w:rPr>
        <w:t>specific version/configuration of the software system.</w:t>
      </w:r>
    </w:p>
    <w:p w:rsidR="007D26BD" w:rsidRPr="0054381D" w:rsidRDefault="007D26BD" w:rsidP="004A2B1A">
      <w:pPr>
        <w:numPr>
          <w:ilvl w:val="0"/>
          <w:numId w:val="17"/>
        </w:numPr>
        <w:spacing w:after="0" w:line="360" w:lineRule="auto"/>
        <w:ind w:left="1570" w:hanging="719"/>
        <w:jc w:val="both"/>
        <w:rPr>
          <w:lang w:val="en-US"/>
        </w:rPr>
      </w:pPr>
      <w:r w:rsidRPr="0054381D">
        <w:rPr>
          <w:lang w:val="en-US"/>
        </w:rPr>
        <w:t>Separation of changes, tests and other pursue</w:t>
      </w:r>
      <w:r w:rsidR="00353490">
        <w:rPr>
          <w:lang w:val="en-US"/>
        </w:rPr>
        <w:t>d</w:t>
      </w:r>
      <w:r w:rsidRPr="0054381D">
        <w:rPr>
          <w:lang w:val="en-US"/>
        </w:rPr>
        <w:t xml:space="preserve"> activities wi</w:t>
      </w:r>
      <w:r w:rsidR="00215E89" w:rsidRPr="0054381D">
        <w:rPr>
          <w:lang w:val="en-US"/>
        </w:rPr>
        <w:t xml:space="preserve">thout </w:t>
      </w:r>
      <w:r w:rsidR="00CE0F2F" w:rsidRPr="0054381D">
        <w:rPr>
          <w:lang w:val="en-US"/>
        </w:rPr>
        <w:t xml:space="preserve">a </w:t>
      </w:r>
      <w:r w:rsidR="00215E89" w:rsidRPr="0054381D">
        <w:rPr>
          <w:lang w:val="en-US"/>
        </w:rPr>
        <w:t xml:space="preserve">direct </w:t>
      </w:r>
      <w:r w:rsidR="00353490">
        <w:rPr>
          <w:lang w:val="en-US"/>
        </w:rPr>
        <w:t>e</w:t>
      </w:r>
      <w:r w:rsidR="00353490" w:rsidRPr="0054381D">
        <w:rPr>
          <w:lang w:val="en-US"/>
        </w:rPr>
        <w:t xml:space="preserve">ffect </w:t>
      </w:r>
      <w:r w:rsidR="00215E89" w:rsidRPr="0054381D">
        <w:rPr>
          <w:lang w:val="en-US"/>
        </w:rPr>
        <w:t xml:space="preserve">over the product </w:t>
      </w:r>
      <w:r w:rsidRPr="0054381D">
        <w:rPr>
          <w:lang w:val="en-US"/>
        </w:rPr>
        <w:t xml:space="preserve">or other users’ work. </w:t>
      </w:r>
    </w:p>
    <w:p w:rsidR="007D26BD" w:rsidRPr="0054381D" w:rsidRDefault="007D26BD" w:rsidP="00710468">
      <w:pPr>
        <w:spacing w:after="0" w:line="360" w:lineRule="auto"/>
        <w:ind w:firstLine="633"/>
        <w:jc w:val="both"/>
        <w:rPr>
          <w:lang w:val="en-US"/>
        </w:rPr>
      </w:pPr>
      <w:r w:rsidRPr="0054381D">
        <w:rPr>
          <w:lang w:val="en-US"/>
        </w:rPr>
        <w:t xml:space="preserve">Thus we can formulate the following problems </w:t>
      </w:r>
      <w:r w:rsidR="00215E89" w:rsidRPr="0054381D">
        <w:rPr>
          <w:lang w:val="en-US"/>
        </w:rPr>
        <w:t xml:space="preserve">in the </w:t>
      </w:r>
      <w:r w:rsidRPr="0054381D">
        <w:rPr>
          <w:lang w:val="en-US"/>
        </w:rPr>
        <w:t>current article:</w:t>
      </w:r>
    </w:p>
    <w:p w:rsidR="007D26BD" w:rsidRPr="000F25F7" w:rsidRDefault="007D26BD" w:rsidP="00EE50E7">
      <w:pPr>
        <w:pStyle w:val="ListParagraph"/>
        <w:numPr>
          <w:ilvl w:val="0"/>
          <w:numId w:val="19"/>
        </w:numPr>
        <w:ind w:left="993"/>
        <w:rPr>
          <w:rFonts w:ascii="Calibri" w:hAnsi="Calibri" w:cs="Calibri"/>
          <w:sz w:val="22"/>
          <w:szCs w:val="22"/>
          <w:lang w:val="en-US"/>
        </w:rPr>
      </w:pPr>
      <w:r w:rsidRPr="000F25F7">
        <w:rPr>
          <w:rFonts w:ascii="Calibri" w:hAnsi="Calibri" w:cs="Calibri"/>
          <w:sz w:val="22"/>
          <w:szCs w:val="22"/>
          <w:lang w:val="en-US"/>
        </w:rPr>
        <w:lastRenderedPageBreak/>
        <w:t xml:space="preserve">To present an object-oriented model of </w:t>
      </w:r>
      <w:r w:rsidR="00CE0F2F" w:rsidRPr="000F25F7">
        <w:rPr>
          <w:rFonts w:ascii="Calibri" w:hAnsi="Calibri" w:cs="Calibri"/>
          <w:sz w:val="22"/>
          <w:szCs w:val="22"/>
          <w:lang w:val="en-US"/>
        </w:rPr>
        <w:t xml:space="preserve">a </w:t>
      </w:r>
      <w:r w:rsidRPr="000F25F7">
        <w:rPr>
          <w:rFonts w:ascii="Calibri" w:hAnsi="Calibri" w:cs="Calibri"/>
          <w:sz w:val="22"/>
          <w:szCs w:val="22"/>
          <w:lang w:val="en-US"/>
        </w:rPr>
        <w:t>versioned object that allows specifying the level of data granularity</w:t>
      </w:r>
      <w:r w:rsidR="00CE0F2F" w:rsidRPr="000F25F7">
        <w:rPr>
          <w:rFonts w:ascii="Calibri" w:hAnsi="Calibri" w:cs="Calibri"/>
          <w:sz w:val="22"/>
          <w:szCs w:val="22"/>
          <w:lang w:val="en-US"/>
        </w:rPr>
        <w:t xml:space="preserve"> freely</w:t>
      </w:r>
      <w:r w:rsidRPr="000F25F7">
        <w:rPr>
          <w:rFonts w:ascii="Calibri" w:hAnsi="Calibri" w:cs="Calibri"/>
          <w:sz w:val="22"/>
          <w:szCs w:val="22"/>
          <w:lang w:val="en-US"/>
        </w:rPr>
        <w:t>.</w:t>
      </w:r>
    </w:p>
    <w:p w:rsidR="007D26BD" w:rsidRPr="000F25F7" w:rsidRDefault="007D26BD" w:rsidP="004A2B1A">
      <w:pPr>
        <w:pStyle w:val="ListParagraph"/>
        <w:numPr>
          <w:ilvl w:val="0"/>
          <w:numId w:val="19"/>
        </w:numPr>
        <w:ind w:left="993"/>
        <w:rPr>
          <w:rFonts w:ascii="Calibri" w:hAnsi="Calibri" w:cs="Calibri"/>
          <w:sz w:val="22"/>
          <w:szCs w:val="22"/>
          <w:lang w:val="en-US"/>
        </w:rPr>
      </w:pPr>
      <w:r w:rsidRPr="000F25F7">
        <w:rPr>
          <w:rFonts w:ascii="Calibri" w:hAnsi="Calibri" w:cs="Calibri"/>
          <w:sz w:val="22"/>
          <w:szCs w:val="22"/>
          <w:lang w:val="en-US"/>
        </w:rPr>
        <w:t>To provide a model of workspaces with hierarchical composition including set of rules for version control.</w:t>
      </w:r>
    </w:p>
    <w:p w:rsidR="007D26BD" w:rsidRPr="0054381D" w:rsidRDefault="007D26BD">
      <w:pPr>
        <w:rPr>
          <w:b/>
          <w:bCs/>
          <w:lang w:val="en-US"/>
        </w:rPr>
      </w:pPr>
      <w:r w:rsidRPr="0054381D">
        <w:rPr>
          <w:b/>
          <w:bCs/>
          <w:lang w:val="en-US"/>
        </w:rPr>
        <w:t>2. Object Model</w:t>
      </w:r>
    </w:p>
    <w:p w:rsidR="007D26BD" w:rsidRPr="0054381D" w:rsidRDefault="007D26BD" w:rsidP="004A2B1A">
      <w:pPr>
        <w:ind w:firstLine="708"/>
        <w:jc w:val="both"/>
        <w:rPr>
          <w:lang w:val="en-US"/>
        </w:rPr>
      </w:pPr>
      <w:r w:rsidRPr="0054381D">
        <w:rPr>
          <w:lang w:val="en-US"/>
        </w:rPr>
        <w:t>Lead</w:t>
      </w:r>
      <w:r w:rsidR="00353490">
        <w:rPr>
          <w:lang w:val="en-US"/>
        </w:rPr>
        <w:t>ing</w:t>
      </w:r>
      <w:r w:rsidRPr="0054381D">
        <w:rPr>
          <w:lang w:val="en-US"/>
        </w:rPr>
        <w:t xml:space="preserve"> author</w:t>
      </w:r>
      <w:r w:rsidR="00215E89" w:rsidRPr="0054381D">
        <w:rPr>
          <w:lang w:val="en-US"/>
        </w:rPr>
        <w:t>s</w:t>
      </w:r>
      <w:r w:rsidRPr="0054381D">
        <w:rPr>
          <w:lang w:val="en-US"/>
        </w:rPr>
        <w:t xml:space="preserve"> in </w:t>
      </w:r>
      <w:r w:rsidR="00353490">
        <w:rPr>
          <w:lang w:val="en-US"/>
        </w:rPr>
        <w:t xml:space="preserve">the </w:t>
      </w:r>
      <w:r w:rsidRPr="0054381D">
        <w:rPr>
          <w:lang w:val="en-US"/>
        </w:rPr>
        <w:t xml:space="preserve">version control domain [3, </w:t>
      </w:r>
      <w:r w:rsidR="00620D6F" w:rsidRPr="0054381D">
        <w:rPr>
          <w:lang w:val="en-US"/>
        </w:rPr>
        <w:t>10</w:t>
      </w:r>
      <w:r w:rsidRPr="0054381D">
        <w:rPr>
          <w:lang w:val="en-US"/>
        </w:rPr>
        <w:t xml:space="preserve">] </w:t>
      </w:r>
      <w:r w:rsidR="00353490" w:rsidRPr="0054381D">
        <w:rPr>
          <w:lang w:val="en-US"/>
        </w:rPr>
        <w:t>de</w:t>
      </w:r>
      <w:r w:rsidR="00353490">
        <w:rPr>
          <w:lang w:val="en-US"/>
        </w:rPr>
        <w:t>f</w:t>
      </w:r>
      <w:r w:rsidR="00353490" w:rsidRPr="0054381D">
        <w:rPr>
          <w:lang w:val="en-US"/>
        </w:rPr>
        <w:t xml:space="preserve">ine </w:t>
      </w:r>
      <w:r w:rsidRPr="0054381D">
        <w:rPr>
          <w:lang w:val="en-US"/>
        </w:rPr>
        <w:t>the version object as two</w:t>
      </w:r>
      <w:r w:rsidR="00682D2E" w:rsidRPr="0054381D">
        <w:rPr>
          <w:lang w:val="en-US"/>
        </w:rPr>
        <w:t>-</w:t>
      </w:r>
      <w:r w:rsidRPr="0054381D">
        <w:rPr>
          <w:lang w:val="en-US"/>
        </w:rPr>
        <w:t>part entity</w:t>
      </w:r>
      <w:r w:rsidR="00353490">
        <w:rPr>
          <w:lang w:val="en-US"/>
        </w:rPr>
        <w:t>–</w:t>
      </w:r>
      <w:r w:rsidRPr="0054381D">
        <w:rPr>
          <w:lang w:val="en-US"/>
        </w:rPr>
        <w:t>object states and</w:t>
      </w:r>
      <w:r w:rsidR="00682D2E" w:rsidRPr="0054381D">
        <w:rPr>
          <w:lang w:val="en-US"/>
        </w:rPr>
        <w:t xml:space="preserve"> an</w:t>
      </w:r>
      <w:r w:rsidRPr="0054381D">
        <w:rPr>
          <w:lang w:val="en-US"/>
        </w:rPr>
        <w:t xml:space="preserve"> object version graph. </w:t>
      </w:r>
      <w:r w:rsidR="00682D2E" w:rsidRPr="0054381D">
        <w:rPr>
          <w:lang w:val="en-US"/>
        </w:rPr>
        <w:t>An o</w:t>
      </w:r>
      <w:r w:rsidRPr="0054381D">
        <w:rPr>
          <w:lang w:val="en-US"/>
        </w:rPr>
        <w:t xml:space="preserve">bject version graph is a graph where the nodes represent object states and arcs represent version transitions. </w:t>
      </w:r>
    </w:p>
    <w:p w:rsidR="007D26BD" w:rsidRPr="0054381D" w:rsidRDefault="007D26BD" w:rsidP="004A2B1A">
      <w:pPr>
        <w:ind w:firstLine="708"/>
        <w:jc w:val="both"/>
        <w:rPr>
          <w:lang w:val="en-US"/>
        </w:rPr>
      </w:pPr>
      <w:r w:rsidRPr="0054381D">
        <w:rPr>
          <w:lang w:val="en-US"/>
        </w:rPr>
        <w:t>We can</w:t>
      </w:r>
      <w:r w:rsidR="00215E89" w:rsidRPr="0054381D">
        <w:rPr>
          <w:lang w:val="en-US"/>
        </w:rPr>
        <w:t xml:space="preserve"> </w:t>
      </w:r>
      <w:r w:rsidR="00353490">
        <w:rPr>
          <w:lang w:val="en-US"/>
        </w:rPr>
        <w:t>identify</w:t>
      </w:r>
      <w:r w:rsidR="00353490" w:rsidRPr="0054381D">
        <w:rPr>
          <w:lang w:val="en-US"/>
        </w:rPr>
        <w:t xml:space="preserve"> </w:t>
      </w:r>
      <w:r w:rsidR="00215E89" w:rsidRPr="0054381D">
        <w:rPr>
          <w:lang w:val="en-US"/>
        </w:rPr>
        <w:t>the main feature of</w:t>
      </w:r>
      <w:r w:rsidRPr="0054381D">
        <w:rPr>
          <w:lang w:val="en-US"/>
        </w:rPr>
        <w:t xml:space="preserve"> a versioned object as the possibility to define data granulation in a</w:t>
      </w:r>
      <w:r w:rsidR="00215E89" w:rsidRPr="0054381D">
        <w:rPr>
          <w:lang w:val="en-US"/>
        </w:rPr>
        <w:t xml:space="preserve"> free way. This feature needs</w:t>
      </w:r>
      <w:r w:rsidRPr="0054381D">
        <w:rPr>
          <w:lang w:val="en-US"/>
        </w:rPr>
        <w:t xml:space="preserve"> to be supported by the model of </w:t>
      </w:r>
      <w:r w:rsidR="00353490">
        <w:rPr>
          <w:lang w:val="en-US"/>
        </w:rPr>
        <w:t xml:space="preserve">the </w:t>
      </w:r>
      <w:r w:rsidRPr="0054381D">
        <w:rPr>
          <w:lang w:val="en-US"/>
        </w:rPr>
        <w:t xml:space="preserve">versioned object. This leads us to the need of defining object compositions as part of the model. The formal definition of the composed object could be </w:t>
      </w:r>
      <w:r w:rsidR="00215E89" w:rsidRPr="0054381D">
        <w:rPr>
          <w:lang w:val="en-US"/>
        </w:rPr>
        <w:t>formulated</w:t>
      </w:r>
      <w:r w:rsidRPr="0054381D">
        <w:rPr>
          <w:lang w:val="en-US"/>
        </w:rPr>
        <w:t xml:space="preserve"> as follow</w:t>
      </w:r>
      <w:r w:rsidR="00215E89" w:rsidRPr="0054381D">
        <w:rPr>
          <w:lang w:val="en-US"/>
        </w:rPr>
        <w:t>s</w:t>
      </w:r>
      <w:r w:rsidRPr="0054381D">
        <w:rPr>
          <w:lang w:val="en-US"/>
        </w:rPr>
        <w:t xml:space="preserve">: </w:t>
      </w:r>
    </w:p>
    <w:p w:rsidR="007D26BD" w:rsidRPr="0054381D" w:rsidRDefault="00682D2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1" w:name="_Ref327391675"/>
      <w:r w:rsidRPr="0054381D">
        <w:rPr>
          <w:rFonts w:ascii="Calibri" w:hAnsi="Calibri" w:cs="Calibri"/>
          <w:sz w:val="22"/>
          <w:szCs w:val="22"/>
          <w:lang w:val="en-US"/>
        </w:rPr>
        <w:t>A c</w:t>
      </w:r>
      <w:r w:rsidR="007D26BD" w:rsidRPr="0054381D">
        <w:rPr>
          <w:rFonts w:ascii="Calibri" w:hAnsi="Calibri" w:cs="Calibri"/>
          <w:sz w:val="22"/>
          <w:szCs w:val="22"/>
          <w:lang w:val="en-US"/>
        </w:rPr>
        <w:t>omposed object is an object that is built from other object</w:t>
      </w:r>
      <w:r w:rsidRPr="0054381D">
        <w:rPr>
          <w:rFonts w:ascii="Calibri" w:hAnsi="Calibri" w:cs="Calibri"/>
          <w:sz w:val="22"/>
          <w:szCs w:val="22"/>
          <w:lang w:val="en-US"/>
        </w:rPr>
        <w:t>s</w:t>
      </w:r>
      <w:r w:rsidR="007D26BD" w:rsidRPr="0054381D">
        <w:rPr>
          <w:rFonts w:ascii="Calibri" w:hAnsi="Calibri" w:cs="Calibri"/>
          <w:sz w:val="22"/>
          <w:szCs w:val="22"/>
          <w:lang w:val="en-US"/>
        </w:rPr>
        <w:t xml:space="preserve"> using</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composition entity.</w:t>
      </w:r>
      <w:bookmarkEnd w:id="1"/>
      <w:r w:rsidR="007D26BD" w:rsidRPr="0054381D">
        <w:rPr>
          <w:rFonts w:ascii="Calibri" w:hAnsi="Calibri" w:cs="Calibri"/>
          <w:sz w:val="22"/>
          <w:szCs w:val="22"/>
          <w:lang w:val="en-US"/>
        </w:rPr>
        <w:t xml:space="preserve"> </w:t>
      </w:r>
    </w:p>
    <w:p w:rsidR="007D26BD" w:rsidRPr="0054381D" w:rsidRDefault="007D26BD" w:rsidP="004A2B1A">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2" w:name="_Ref327391931"/>
      <w:r w:rsidRPr="0054381D">
        <w:rPr>
          <w:rFonts w:ascii="Calibri" w:hAnsi="Calibri" w:cs="Calibri"/>
          <w:sz w:val="22"/>
          <w:szCs w:val="22"/>
          <w:lang w:val="en-US"/>
        </w:rPr>
        <w:t xml:space="preserve">As composition we will </w:t>
      </w:r>
      <w:commentRangeStart w:id="3"/>
      <w:commentRangeStart w:id="4"/>
      <w:r w:rsidRPr="0054381D">
        <w:rPr>
          <w:rFonts w:ascii="Calibri" w:hAnsi="Calibri" w:cs="Calibri"/>
          <w:sz w:val="22"/>
          <w:szCs w:val="22"/>
          <w:lang w:val="en-US"/>
        </w:rPr>
        <w:t>comprise</w:t>
      </w:r>
      <w:commentRangeEnd w:id="3"/>
      <w:r w:rsidR="00353490">
        <w:rPr>
          <w:rStyle w:val="CommentReference"/>
          <w:rFonts w:ascii="Calibri" w:eastAsia="Times New Roman" w:hAnsi="Calibri" w:cs="Calibri"/>
          <w:lang w:val="ru-RU"/>
        </w:rPr>
        <w:commentReference w:id="3"/>
      </w:r>
      <w:r w:rsidRPr="0054381D">
        <w:rPr>
          <w:rFonts w:ascii="Calibri" w:hAnsi="Calibri" w:cs="Calibri"/>
          <w:sz w:val="22"/>
          <w:szCs w:val="22"/>
          <w:lang w:val="en-US"/>
        </w:rPr>
        <w:t xml:space="preserve"> </w:t>
      </w:r>
      <w:commentRangeEnd w:id="4"/>
      <w:r w:rsidR="00686999">
        <w:rPr>
          <w:rStyle w:val="CommentReference"/>
          <w:rFonts w:ascii="Calibri" w:eastAsia="Times New Roman" w:hAnsi="Calibri" w:cs="Calibri"/>
          <w:lang w:val="ru-RU"/>
        </w:rPr>
        <w:commentReference w:id="4"/>
      </w:r>
      <w:r w:rsidRPr="0054381D">
        <w:rPr>
          <w:rFonts w:ascii="Calibri" w:hAnsi="Calibri" w:cs="Calibri"/>
          <w:sz w:val="22"/>
          <w:szCs w:val="22"/>
          <w:lang w:val="en-US"/>
        </w:rPr>
        <w:t xml:space="preserve">the entity that defines the relation between super-object and sub-object. One composed object could be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super-object for one or more composition instances, i.e.</w:t>
      </w:r>
      <w:r w:rsidR="00353490" w:rsidRPr="00686999">
        <w:rPr>
          <w:rFonts w:ascii="Calibri" w:hAnsi="Calibri" w:cs="Calibri"/>
          <w:sz w:val="22"/>
          <w:szCs w:val="22"/>
          <w:lang w:val="en-US"/>
          <w:rPrChange w:id="5" w:author="в" w:date="2013-10-17T23:08:00Z">
            <w:rPr>
              <w:rFonts w:ascii="Calibri" w:hAnsi="Calibri" w:cs="Calibri"/>
              <w:sz w:val="22"/>
              <w:szCs w:val="22"/>
              <w:lang w:val="ru-RU"/>
            </w:rPr>
          </w:rPrChange>
        </w:rPr>
        <w:t>,</w:t>
      </w:r>
      <w:r w:rsidRPr="0054381D">
        <w:rPr>
          <w:rFonts w:ascii="Calibri" w:hAnsi="Calibri" w:cs="Calibri"/>
          <w:sz w:val="22"/>
          <w:szCs w:val="22"/>
          <w:lang w:val="en-US"/>
        </w:rPr>
        <w:t xml:space="preserve"> be built by one or more sub-objects. </w:t>
      </w:r>
      <w:bookmarkEnd w:id="2"/>
    </w:p>
    <w:p w:rsidR="007D26BD" w:rsidRPr="0054381D" w:rsidRDefault="00215E89" w:rsidP="005208EC">
      <w:pPr>
        <w:ind w:firstLine="708"/>
        <w:jc w:val="both"/>
        <w:rPr>
          <w:lang w:val="en-US"/>
        </w:rPr>
      </w:pPr>
      <w:r w:rsidRPr="0054381D">
        <w:rPr>
          <w:lang w:val="en-US"/>
        </w:rPr>
        <w:t xml:space="preserve">The fact of adding </w:t>
      </w:r>
      <w:r w:rsidR="007D26BD" w:rsidRPr="0054381D">
        <w:rPr>
          <w:lang w:val="en-US"/>
        </w:rPr>
        <w:t>the composed objects and sub-objects in the domain leads us to the need of redefini</w:t>
      </w:r>
      <w:r w:rsidR="00682D2E" w:rsidRPr="0054381D">
        <w:rPr>
          <w:lang w:val="en-US"/>
        </w:rPr>
        <w:t>ng</w:t>
      </w:r>
      <w:r w:rsidR="007D26BD" w:rsidRPr="0054381D">
        <w:rPr>
          <w:lang w:val="en-US"/>
        </w:rPr>
        <w:t xml:space="preserve"> </w:t>
      </w:r>
      <w:r w:rsidR="00682D2E" w:rsidRPr="0054381D">
        <w:rPr>
          <w:lang w:val="en-US"/>
        </w:rPr>
        <w:t>the</w:t>
      </w:r>
      <w:r w:rsidR="007D26BD" w:rsidRPr="0054381D">
        <w:rPr>
          <w:lang w:val="en-US"/>
        </w:rPr>
        <w:t xml:space="preserve"> versioning process over versioned objects. </w:t>
      </w:r>
      <w:r w:rsidR="00682D2E" w:rsidRPr="0054381D">
        <w:rPr>
          <w:lang w:val="en-US"/>
        </w:rPr>
        <w:t>T</w:t>
      </w:r>
      <w:r w:rsidR="007D26BD" w:rsidRPr="0054381D">
        <w:rPr>
          <w:lang w:val="en-US"/>
        </w:rPr>
        <w:t>he following diagram present</w:t>
      </w:r>
      <w:r w:rsidR="00682D2E" w:rsidRPr="0054381D">
        <w:rPr>
          <w:lang w:val="en-US"/>
        </w:rPr>
        <w:t>s</w:t>
      </w:r>
      <w:r w:rsidR="007D26BD" w:rsidRPr="0054381D">
        <w:rPr>
          <w:lang w:val="en-US"/>
        </w:rPr>
        <w:t xml:space="preserve"> an example </w:t>
      </w:r>
      <w:r w:rsidR="00682D2E" w:rsidRPr="0054381D">
        <w:rPr>
          <w:lang w:val="en-US"/>
        </w:rPr>
        <w:t>o</w:t>
      </w:r>
      <w:r w:rsidR="007D26BD" w:rsidRPr="0054381D">
        <w:rPr>
          <w:lang w:val="en-US"/>
        </w:rPr>
        <w:t xml:space="preserve">f change of </w:t>
      </w:r>
      <w:r w:rsidR="00353490">
        <w:rPr>
          <w:lang w:val="en-US"/>
        </w:rPr>
        <w:t xml:space="preserve">the </w:t>
      </w:r>
      <w:r w:rsidR="007D26BD" w:rsidRPr="0054381D">
        <w:rPr>
          <w:lang w:val="en-US"/>
        </w:rPr>
        <w:t xml:space="preserve">version composition. Here arrows represent changes in </w:t>
      </w:r>
      <w:r w:rsidR="00682D2E" w:rsidRPr="0054381D">
        <w:rPr>
          <w:lang w:val="en-US"/>
        </w:rPr>
        <w:t xml:space="preserve">the </w:t>
      </w:r>
      <w:r w:rsidR="007D26BD" w:rsidRPr="0054381D">
        <w:rPr>
          <w:lang w:val="en-US"/>
        </w:rPr>
        <w:t xml:space="preserve">objects’ content among different versions of </w:t>
      </w:r>
      <w:r w:rsidR="00353490" w:rsidRPr="0054381D">
        <w:rPr>
          <w:lang w:val="en-US"/>
        </w:rPr>
        <w:t xml:space="preserve">the </w:t>
      </w:r>
      <w:r w:rsidR="007D26BD" w:rsidRPr="0054381D">
        <w:rPr>
          <w:lang w:val="en-US"/>
        </w:rPr>
        <w:t xml:space="preserve">end product.  </w:t>
      </w:r>
    </w:p>
    <w:p w:rsidR="007D26BD" w:rsidRPr="0054381D" w:rsidRDefault="005208EC" w:rsidP="00021600">
      <w:pPr>
        <w:keepNext/>
        <w:jc w:val="center"/>
        <w:rPr>
          <w:lang w:val="en-US"/>
        </w:rPr>
      </w:pPr>
      <w:r w:rsidRPr="0054381D">
        <w:rPr>
          <w:lang w:val="en-US"/>
        </w:rPr>
        <w:object w:dxaOrig="5630" w:dyaOrig="3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65pt;height:186.6pt" o:ole="">
            <v:imagedata r:id="rId9" o:title=""/>
          </v:shape>
          <o:OLEObject Type="Embed" ProgID="Visio.Drawing.11" ShapeID="_x0000_i1025" DrawAspect="Content" ObjectID="_1443638099" r:id="rId10"/>
        </w:object>
      </w:r>
    </w:p>
    <w:p w:rsidR="007D26BD" w:rsidRPr="0054381D" w:rsidRDefault="007D26BD" w:rsidP="00AF6D62">
      <w:pPr>
        <w:pStyle w:val="Style6"/>
        <w:rPr>
          <w:rFonts w:cs="Times New Roman"/>
          <w:lang w:val="en-US"/>
        </w:rPr>
      </w:pPr>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1</w:t>
      </w:r>
      <w:r w:rsidR="0010260D" w:rsidRPr="0054381D">
        <w:rPr>
          <w:lang w:val="en-US"/>
        </w:rPr>
        <w:fldChar w:fldCharType="end"/>
      </w:r>
      <w:r w:rsidR="001028F6" w:rsidRPr="0054381D">
        <w:rPr>
          <w:lang w:val="en-US"/>
        </w:rPr>
        <w:t>.</w:t>
      </w:r>
      <w:r w:rsidRPr="0054381D">
        <w:rPr>
          <w:lang w:val="en-US"/>
        </w:rPr>
        <w:t xml:space="preserve"> </w:t>
      </w:r>
      <w:r w:rsidR="00682D2E" w:rsidRPr="0054381D">
        <w:rPr>
          <w:lang w:val="en-US"/>
        </w:rPr>
        <w:t>E</w:t>
      </w:r>
      <w:r w:rsidRPr="0054381D">
        <w:rPr>
          <w:lang w:val="en-US"/>
        </w:rPr>
        <w:t xml:space="preserve">xample </w:t>
      </w:r>
      <w:r w:rsidR="00682D2E" w:rsidRPr="0054381D">
        <w:rPr>
          <w:lang w:val="en-US"/>
        </w:rPr>
        <w:t>o</w:t>
      </w:r>
      <w:r w:rsidRPr="0054381D">
        <w:rPr>
          <w:lang w:val="en-US"/>
        </w:rPr>
        <w:t>f change in objects’ content</w:t>
      </w:r>
    </w:p>
    <w:p w:rsidR="007D26BD" w:rsidRPr="0054381D" w:rsidRDefault="006716C5" w:rsidP="004A2B1A">
      <w:pPr>
        <w:ind w:firstLine="708"/>
        <w:jc w:val="both"/>
        <w:rPr>
          <w:lang w:val="en-US"/>
        </w:rPr>
      </w:pPr>
      <w:ins w:id="6" w:author="в" w:date="2013-10-18T21:41:00Z">
        <w:r>
          <w:rPr>
            <w:lang w:val="en-US"/>
          </w:rPr>
          <w:t xml:space="preserve">Grouping the version of a certain versioned object  requires the </w:t>
        </w:r>
      </w:ins>
      <w:commentRangeStart w:id="7"/>
      <w:commentRangeStart w:id="8"/>
      <w:del w:id="9" w:author="в" w:date="2013-10-18T21:42:00Z">
        <w:r w:rsidR="007D26BD" w:rsidRPr="0054381D" w:rsidDel="006716C5">
          <w:rPr>
            <w:lang w:val="en-US"/>
          </w:rPr>
          <w:delText xml:space="preserve">On versions binding of </w:delText>
        </w:r>
        <w:r w:rsidR="00682D2E" w:rsidRPr="0054381D" w:rsidDel="006716C5">
          <w:rPr>
            <w:lang w:val="en-US"/>
          </w:rPr>
          <w:delText xml:space="preserve">a </w:delText>
        </w:r>
        <w:r w:rsidR="007D26BD" w:rsidRPr="0054381D" w:rsidDel="006716C5">
          <w:rPr>
            <w:lang w:val="en-US"/>
          </w:rPr>
          <w:delText xml:space="preserve">certain versioned object it is necessary to </w:delText>
        </w:r>
      </w:del>
      <w:r w:rsidR="007D26BD" w:rsidRPr="0054381D">
        <w:rPr>
          <w:lang w:val="en-US"/>
        </w:rPr>
        <w:t xml:space="preserve">use </w:t>
      </w:r>
      <w:r w:rsidR="00682D2E" w:rsidRPr="0054381D">
        <w:rPr>
          <w:lang w:val="en-US"/>
        </w:rPr>
        <w:t xml:space="preserve">the </w:t>
      </w:r>
      <w:r w:rsidR="007D26BD" w:rsidRPr="0054381D">
        <w:rPr>
          <w:lang w:val="en-US"/>
        </w:rPr>
        <w:t>relation of type foreign key</w:t>
      </w:r>
      <w:commentRangeEnd w:id="8"/>
      <w:r w:rsidR="00341309">
        <w:rPr>
          <w:rStyle w:val="CommentReference"/>
        </w:rPr>
        <w:commentReference w:id="8"/>
      </w:r>
      <w:r w:rsidR="007D26BD" w:rsidRPr="0054381D">
        <w:rPr>
          <w:lang w:val="en-US"/>
        </w:rPr>
        <w:t>.</w:t>
      </w:r>
      <w:commentRangeEnd w:id="7"/>
      <w:r w:rsidR="00353490">
        <w:rPr>
          <w:rStyle w:val="CommentReference"/>
        </w:rPr>
        <w:commentReference w:id="7"/>
      </w:r>
      <w:r w:rsidR="007D26BD" w:rsidRPr="0054381D">
        <w:rPr>
          <w:lang w:val="en-US"/>
        </w:rPr>
        <w:t xml:space="preserve"> </w:t>
      </w:r>
      <w:ins w:id="10" w:author="в" w:date="2013-10-18T21:42:00Z">
        <w:r>
          <w:rPr>
            <w:lang w:val="en-US"/>
          </w:rPr>
          <w:t>From this</w:t>
        </w:r>
      </w:ins>
      <w:del w:id="11" w:author="в" w:date="2013-10-18T21:42:00Z">
        <w:r w:rsidR="00215E89" w:rsidRPr="0054381D" w:rsidDel="006716C5">
          <w:rPr>
            <w:lang w:val="en-US"/>
          </w:rPr>
          <w:delText>It</w:delText>
        </w:r>
      </w:del>
      <w:r w:rsidR="00215E89" w:rsidRPr="0054381D">
        <w:rPr>
          <w:lang w:val="en-US"/>
        </w:rPr>
        <w:t xml:space="preserve"> follows </w:t>
      </w:r>
      <w:del w:id="12" w:author="в" w:date="2013-10-18T21:43:00Z">
        <w:r w:rsidR="00215E89" w:rsidRPr="0054381D" w:rsidDel="001D495D">
          <w:rPr>
            <w:lang w:val="en-US"/>
          </w:rPr>
          <w:delText>f</w:delText>
        </w:r>
        <w:r w:rsidR="007D26BD" w:rsidRPr="0054381D" w:rsidDel="001D495D">
          <w:rPr>
            <w:lang w:val="en-US"/>
          </w:rPr>
          <w:delText xml:space="preserve">rom this </w:delText>
        </w:r>
        <w:commentRangeStart w:id="13"/>
        <w:r w:rsidR="007D26BD" w:rsidRPr="0054381D" w:rsidDel="001D495D">
          <w:rPr>
            <w:lang w:val="en-US"/>
          </w:rPr>
          <w:delText>pursue</w:delText>
        </w:r>
        <w:commentRangeEnd w:id="13"/>
        <w:r w:rsidR="00353490" w:rsidDel="001D495D">
          <w:rPr>
            <w:rStyle w:val="CommentReference"/>
          </w:rPr>
          <w:commentReference w:id="13"/>
        </w:r>
        <w:r w:rsidR="007D26BD" w:rsidRPr="0054381D" w:rsidDel="001D495D">
          <w:rPr>
            <w:lang w:val="en-US"/>
          </w:rPr>
          <w:delText xml:space="preserve"> </w:delText>
        </w:r>
      </w:del>
      <w:r w:rsidR="007D26BD" w:rsidRPr="0054381D">
        <w:rPr>
          <w:lang w:val="en-US"/>
        </w:rPr>
        <w:t xml:space="preserve">that </w:t>
      </w:r>
      <w:r w:rsidR="00353490">
        <w:rPr>
          <w:lang w:val="en-US"/>
        </w:rPr>
        <w:t xml:space="preserve">a </w:t>
      </w:r>
      <w:r w:rsidR="007D26BD" w:rsidRPr="0054381D">
        <w:rPr>
          <w:b/>
          <w:bCs/>
          <w:lang w:val="en-US"/>
        </w:rPr>
        <w:t>versioned object entity</w:t>
      </w:r>
      <w:r w:rsidR="007D26BD" w:rsidRPr="0054381D">
        <w:rPr>
          <w:lang w:val="en-US"/>
        </w:rPr>
        <w:t xml:space="preserve"> has to consist of</w:t>
      </w:r>
      <w:r w:rsidR="00682D2E" w:rsidRPr="0054381D">
        <w:rPr>
          <w:lang w:val="en-US"/>
        </w:rPr>
        <w:t xml:space="preserve"> a</w:t>
      </w:r>
      <w:r w:rsidR="007D26BD" w:rsidRPr="0054381D">
        <w:rPr>
          <w:lang w:val="en-US"/>
        </w:rPr>
        <w:t xml:space="preserve"> unique and immutable number. It is useful to regar</w:t>
      </w:r>
      <w:r w:rsidR="00682D2E" w:rsidRPr="0054381D">
        <w:rPr>
          <w:lang w:val="en-US"/>
        </w:rPr>
        <w:t xml:space="preserve">d that number as </w:t>
      </w:r>
      <w:r w:rsidR="00353490">
        <w:rPr>
          <w:lang w:val="en-US"/>
        </w:rPr>
        <w:t xml:space="preserve">a </w:t>
      </w:r>
      <w:r w:rsidR="00682D2E" w:rsidRPr="0054381D">
        <w:rPr>
          <w:lang w:val="en-US"/>
        </w:rPr>
        <w:t>primary key to</w:t>
      </w:r>
      <w:r w:rsidR="007D26BD" w:rsidRPr="0054381D">
        <w:rPr>
          <w:lang w:val="en-US"/>
        </w:rPr>
        <w:t xml:space="preserve"> the entity.</w:t>
      </w:r>
    </w:p>
    <w:p w:rsidR="007D26BD" w:rsidRPr="0054381D" w:rsidRDefault="007D26BD" w:rsidP="004A2B1A">
      <w:pPr>
        <w:ind w:firstLine="708"/>
        <w:jc w:val="both"/>
        <w:rPr>
          <w:lang w:val="en-US"/>
        </w:rPr>
      </w:pPr>
      <w:r w:rsidRPr="0054381D">
        <w:rPr>
          <w:lang w:val="en-US"/>
        </w:rPr>
        <w:lastRenderedPageBreak/>
        <w:t>Object’s versions could be</w:t>
      </w:r>
      <w:r w:rsidR="00215E89" w:rsidRPr="0054381D">
        <w:rPr>
          <w:lang w:val="en-US"/>
        </w:rPr>
        <w:t xml:space="preserve"> treated</w:t>
      </w:r>
      <w:r w:rsidRPr="0054381D">
        <w:rPr>
          <w:lang w:val="en-US"/>
        </w:rPr>
        <w:t xml:space="preserve"> as its primitives (</w:t>
      </w:r>
      <w:r w:rsidRPr="0054381D">
        <w:rPr>
          <w:b/>
          <w:bCs/>
          <w:lang w:val="en-US"/>
        </w:rPr>
        <w:t>versioned primitives</w:t>
      </w:r>
      <w:r w:rsidRPr="0054381D">
        <w:rPr>
          <w:lang w:val="en-US"/>
        </w:rPr>
        <w:t>) with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Versioned object id</w:t>
      </w:r>
      <w:r w:rsidR="00353490">
        <w:rPr>
          <w:lang w:val="en-US"/>
        </w:rPr>
        <w:t>.</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Version number – a serial number which </w:t>
      </w:r>
      <w:r w:rsidR="00215E89" w:rsidRPr="0054381D">
        <w:rPr>
          <w:lang w:val="en-US"/>
        </w:rPr>
        <w:t>specifies</w:t>
      </w:r>
      <w:r w:rsidRPr="0054381D">
        <w:rPr>
          <w:lang w:val="en-US"/>
        </w:rPr>
        <w:t xml:space="preserve"> in </w:t>
      </w:r>
      <w:r w:rsidR="00682D2E" w:rsidRPr="0054381D">
        <w:rPr>
          <w:lang w:val="en-US"/>
        </w:rPr>
        <w:t xml:space="preserve">a </w:t>
      </w:r>
      <w:r w:rsidRPr="0054381D">
        <w:rPr>
          <w:lang w:val="en-US"/>
        </w:rPr>
        <w:t xml:space="preserve">unique way the version within the versioned object.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Object’s name. Setting the name to</w:t>
      </w:r>
      <w:r w:rsidR="00215E89" w:rsidRPr="0054381D">
        <w:rPr>
          <w:lang w:val="en-US"/>
        </w:rPr>
        <w:t xml:space="preserve"> be on</w:t>
      </w:r>
      <w:r w:rsidR="00682D2E" w:rsidRPr="0054381D">
        <w:rPr>
          <w:lang w:val="en-US"/>
        </w:rPr>
        <w:t xml:space="preserve"> the</w:t>
      </w:r>
      <w:r w:rsidR="00215E89" w:rsidRPr="0054381D">
        <w:rPr>
          <w:lang w:val="en-US"/>
        </w:rPr>
        <w:t xml:space="preserve"> primitive level allows</w:t>
      </w:r>
      <w:r w:rsidRPr="0054381D">
        <w:rPr>
          <w:lang w:val="en-US"/>
        </w:rPr>
        <w:t xml:space="preserve"> the user to track am</w:t>
      </w:r>
      <w:r w:rsidR="00215E89" w:rsidRPr="0054381D">
        <w:rPr>
          <w:lang w:val="en-US"/>
        </w:rPr>
        <w:t>ong different versions even if</w:t>
      </w:r>
      <w:r w:rsidRPr="0054381D">
        <w:rPr>
          <w:lang w:val="en-US"/>
        </w:rPr>
        <w:t xml:space="preserve"> the object is renamed. This model becomes more complete, excluding the weakness related </w:t>
      </w:r>
      <w:r w:rsidR="00682D2E" w:rsidRPr="0054381D">
        <w:rPr>
          <w:lang w:val="en-US"/>
        </w:rPr>
        <w:t>to</w:t>
      </w:r>
      <w:r w:rsidRPr="0054381D">
        <w:rPr>
          <w:lang w:val="en-US"/>
        </w:rPr>
        <w:t xml:space="preserve"> object (file) renaming in systems </w:t>
      </w:r>
      <w:r w:rsidR="00682D2E" w:rsidRPr="0054381D">
        <w:rPr>
          <w:lang w:val="en-US"/>
        </w:rPr>
        <w:t xml:space="preserve">such </w:t>
      </w:r>
      <w:r w:rsidRPr="0054381D">
        <w:rPr>
          <w:lang w:val="en-US"/>
        </w:rPr>
        <w:t>as Subversion (SVN), Git, and other</w:t>
      </w:r>
      <w:r w:rsidR="00682D2E" w:rsidRPr="0054381D">
        <w:rPr>
          <w:lang w:val="en-US"/>
        </w:rPr>
        <w:t>s</w:t>
      </w:r>
      <w:r w:rsidRPr="0054381D">
        <w:rPr>
          <w:lang w:val="en-US"/>
        </w:rPr>
        <w:t xml:space="preserve">. [2, 5, 6]. </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Object content.</w:t>
      </w:r>
    </w:p>
    <w:p w:rsidR="007D26BD" w:rsidRPr="0054381D" w:rsidRDefault="00682D2E" w:rsidP="004A2B1A">
      <w:pPr>
        <w:ind w:firstLine="708"/>
        <w:jc w:val="both"/>
        <w:rPr>
          <w:lang w:val="en-US"/>
        </w:rPr>
      </w:pPr>
      <w:r w:rsidRPr="0054381D">
        <w:rPr>
          <w:lang w:val="en-US"/>
        </w:rPr>
        <w:t>A v</w:t>
      </w:r>
      <w:r w:rsidR="007D26BD" w:rsidRPr="0054381D">
        <w:rPr>
          <w:lang w:val="en-US"/>
        </w:rPr>
        <w:t xml:space="preserve">ersioned primitive is determined in </w:t>
      </w:r>
      <w:r w:rsidRPr="0054381D">
        <w:rPr>
          <w:lang w:val="en-US"/>
        </w:rPr>
        <w:t xml:space="preserve">a </w:t>
      </w:r>
      <w:r w:rsidR="007D26BD" w:rsidRPr="0054381D">
        <w:rPr>
          <w:lang w:val="en-US"/>
        </w:rPr>
        <w:t xml:space="preserve">unique way using the </w:t>
      </w:r>
      <w:r w:rsidR="00353490">
        <w:rPr>
          <w:lang w:val="en-US"/>
        </w:rPr>
        <w:t>pair</w:t>
      </w:r>
      <w:r w:rsidR="00353490" w:rsidRPr="0054381D">
        <w:rPr>
          <w:lang w:val="en-US"/>
        </w:rPr>
        <w:t xml:space="preserve"> </w:t>
      </w:r>
      <w:r w:rsidR="007D26BD" w:rsidRPr="0054381D">
        <w:rPr>
          <w:b/>
          <w:bCs/>
          <w:lang w:val="en-US"/>
        </w:rPr>
        <w:t>versioned object id</w:t>
      </w:r>
      <w:r w:rsidR="007D26BD" w:rsidRPr="0054381D">
        <w:rPr>
          <w:lang w:val="en-US"/>
        </w:rPr>
        <w:t xml:space="preserve"> and </w:t>
      </w:r>
      <w:r w:rsidR="007D26BD" w:rsidRPr="0054381D">
        <w:rPr>
          <w:b/>
          <w:bCs/>
          <w:lang w:val="en-US"/>
        </w:rPr>
        <w:t>version number</w:t>
      </w:r>
      <w:r w:rsidR="007D26BD" w:rsidRPr="0054381D">
        <w:rPr>
          <w:lang w:val="en-US"/>
        </w:rPr>
        <w:t xml:space="preserve">. In spite of the possibility </w:t>
      </w:r>
      <w:r w:rsidR="00353490">
        <w:rPr>
          <w:lang w:val="en-US"/>
        </w:rPr>
        <w:t>of</w:t>
      </w:r>
      <w:r w:rsidR="00353490" w:rsidRPr="0054381D">
        <w:rPr>
          <w:lang w:val="en-US"/>
        </w:rPr>
        <w:t xml:space="preserve"> us</w:t>
      </w:r>
      <w:r w:rsidR="00353490">
        <w:rPr>
          <w:lang w:val="en-US"/>
        </w:rPr>
        <w:t>ing</w:t>
      </w:r>
      <w:r w:rsidR="00353490" w:rsidRPr="0054381D">
        <w:rPr>
          <w:lang w:val="en-US"/>
        </w:rPr>
        <w:t xml:space="preserve"> th</w:t>
      </w:r>
      <w:r w:rsidR="00353490">
        <w:rPr>
          <w:lang w:val="en-US"/>
        </w:rPr>
        <w:t>is</w:t>
      </w:r>
      <w:r w:rsidR="00353490" w:rsidRPr="0054381D">
        <w:rPr>
          <w:lang w:val="en-US"/>
        </w:rPr>
        <w:t xml:space="preserve"> </w:t>
      </w:r>
      <w:r w:rsidR="00215E89" w:rsidRPr="0054381D">
        <w:rPr>
          <w:lang w:val="en-US"/>
        </w:rPr>
        <w:t xml:space="preserve">unique pair and </w:t>
      </w:r>
      <w:r w:rsidRPr="0054381D">
        <w:rPr>
          <w:lang w:val="en-US"/>
        </w:rPr>
        <w:t xml:space="preserve">a </w:t>
      </w:r>
      <w:r w:rsidR="00215E89" w:rsidRPr="0054381D">
        <w:rPr>
          <w:lang w:val="en-US"/>
        </w:rPr>
        <w:t xml:space="preserve">compound key, </w:t>
      </w:r>
      <w:r w:rsidR="007D26BD" w:rsidRPr="0054381D">
        <w:rPr>
          <w:lang w:val="en-US"/>
        </w:rPr>
        <w:t xml:space="preserve"> good practices in ER model design [</w:t>
      </w:r>
      <w:r w:rsidR="00215E89" w:rsidRPr="0054381D">
        <w:rPr>
          <w:lang w:val="en-US"/>
        </w:rPr>
        <w:t>1] recommend that each entity should</w:t>
      </w:r>
      <w:r w:rsidR="007D26BD" w:rsidRPr="0054381D">
        <w:rPr>
          <w:lang w:val="en-US"/>
        </w:rPr>
        <w:t xml:space="preserve"> possess its own </w:t>
      </w:r>
      <w:r w:rsidR="00353490" w:rsidRPr="0054381D">
        <w:rPr>
          <w:lang w:val="en-US"/>
        </w:rPr>
        <w:t>no</w:t>
      </w:r>
      <w:r w:rsidR="00353490">
        <w:rPr>
          <w:lang w:val="en-US"/>
        </w:rPr>
        <w:t>n-</w:t>
      </w:r>
      <w:r w:rsidR="007D26BD" w:rsidRPr="0054381D">
        <w:rPr>
          <w:lang w:val="en-US"/>
        </w:rPr>
        <w:t>compound key. In our case we will introduce an additional field as a primary key –</w:t>
      </w:r>
      <w:r w:rsidRPr="0054381D">
        <w:rPr>
          <w:lang w:val="en-US"/>
        </w:rPr>
        <w:t xml:space="preserve"> a</w:t>
      </w:r>
      <w:r w:rsidR="007D26BD" w:rsidRPr="0054381D">
        <w:rPr>
          <w:lang w:val="en-US"/>
        </w:rPr>
        <w:t xml:space="preserve"> global version number.</w:t>
      </w:r>
    </w:p>
    <w:p w:rsidR="007D26BD" w:rsidRPr="0054381D" w:rsidRDefault="007D26BD" w:rsidP="004A2B1A">
      <w:pPr>
        <w:ind w:firstLine="708"/>
        <w:jc w:val="both"/>
        <w:rPr>
          <w:lang w:val="en-US"/>
        </w:rPr>
      </w:pPr>
      <w:r w:rsidRPr="0054381D">
        <w:rPr>
          <w:lang w:val="en-US"/>
        </w:rPr>
        <w:t xml:space="preserve">Versioning of </w:t>
      </w:r>
      <w:r w:rsidR="00682D2E" w:rsidRPr="0054381D">
        <w:rPr>
          <w:lang w:val="en-US"/>
        </w:rPr>
        <w:t xml:space="preserve">a </w:t>
      </w:r>
      <w:r w:rsidRPr="0054381D">
        <w:rPr>
          <w:lang w:val="en-US"/>
        </w:rPr>
        <w:t>composed object requires defining an additional entity – Versioned primitive composition (Composition</w:t>
      </w:r>
      <w:r w:rsidR="00353490" w:rsidRPr="00353490">
        <w:rPr>
          <w:lang w:val="en-US"/>
        </w:rPr>
        <w:t xml:space="preserve"> </w:t>
      </w:r>
      <w:r w:rsidR="00353490">
        <w:rPr>
          <w:lang w:val="en-US"/>
        </w:rPr>
        <w:t>for</w:t>
      </w:r>
      <w:r w:rsidR="00353490" w:rsidRPr="0054381D">
        <w:rPr>
          <w:lang w:val="en-US"/>
        </w:rPr>
        <w:t xml:space="preserve"> short</w:t>
      </w:r>
      <w:r w:rsidRPr="0054381D">
        <w:rPr>
          <w:lang w:val="en-US"/>
        </w:rPr>
        <w:t xml:space="preserve">). This entity is a relation entity that binds in a unique way </w:t>
      </w:r>
      <w:r w:rsidR="00682D2E" w:rsidRPr="0054381D">
        <w:rPr>
          <w:lang w:val="en-US"/>
        </w:rPr>
        <w:t xml:space="preserve">a </w:t>
      </w:r>
      <w:r w:rsidRPr="0054381D">
        <w:rPr>
          <w:lang w:val="en-US"/>
        </w:rPr>
        <w:t xml:space="preserve">version of a super-object with </w:t>
      </w:r>
      <w:r w:rsidR="00682D2E" w:rsidRPr="0054381D">
        <w:rPr>
          <w:lang w:val="en-US"/>
        </w:rPr>
        <w:t xml:space="preserve">a </w:t>
      </w:r>
      <w:r w:rsidRPr="0054381D">
        <w:rPr>
          <w:lang w:val="en-US"/>
        </w:rPr>
        <w:t xml:space="preserve">version of a sub-object. The following attributes of </w:t>
      </w:r>
      <w:r w:rsidR="00353490">
        <w:rPr>
          <w:lang w:val="en-US"/>
        </w:rPr>
        <w:t xml:space="preserve">a </w:t>
      </w:r>
      <w:r w:rsidRPr="0054381D">
        <w:rPr>
          <w:lang w:val="en-US"/>
        </w:rPr>
        <w:t xml:space="preserve">composition </w:t>
      </w:r>
      <w:r w:rsidR="00353490" w:rsidRPr="0054381D">
        <w:rPr>
          <w:lang w:val="en-US"/>
        </w:rPr>
        <w:t>c</w:t>
      </w:r>
      <w:r w:rsidR="00353490">
        <w:rPr>
          <w:lang w:val="en-US"/>
        </w:rPr>
        <w:t>an</w:t>
      </w:r>
      <w:r w:rsidR="00353490" w:rsidRPr="0054381D">
        <w:rPr>
          <w:lang w:val="en-US"/>
        </w:rPr>
        <w:t xml:space="preserve"> </w:t>
      </w:r>
      <w:r w:rsidRPr="0054381D">
        <w:rPr>
          <w:lang w:val="en-US"/>
        </w:rPr>
        <w:t>be defined:</w:t>
      </w:r>
    </w:p>
    <w:p w:rsidR="007D26BD" w:rsidRPr="0054381D" w:rsidRDefault="007D26BD" w:rsidP="00281AE0">
      <w:pPr>
        <w:numPr>
          <w:ilvl w:val="0"/>
          <w:numId w:val="2"/>
        </w:numPr>
        <w:tabs>
          <w:tab w:val="num" w:pos="1276"/>
        </w:tabs>
        <w:spacing w:after="0" w:line="360" w:lineRule="auto"/>
        <w:ind w:left="1276" w:hanging="376"/>
        <w:jc w:val="both"/>
        <w:rPr>
          <w:lang w:val="en-US"/>
        </w:rPr>
      </w:pPr>
      <w:r w:rsidRPr="0054381D">
        <w:rPr>
          <w:lang w:val="en-US"/>
        </w:rPr>
        <w:t>Global number of super-object</w:t>
      </w:r>
      <w:r w:rsidR="00353490">
        <w:rPr>
          <w:lang w:val="en-US"/>
        </w:rPr>
        <w:t>;</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sub-object.</w:t>
      </w:r>
    </w:p>
    <w:p w:rsidR="007D26BD" w:rsidRPr="0054381D" w:rsidRDefault="00276C6C" w:rsidP="004A2B1A">
      <w:pPr>
        <w:tabs>
          <w:tab w:val="num" w:pos="709"/>
        </w:tabs>
        <w:spacing w:after="0" w:line="360" w:lineRule="auto"/>
        <w:jc w:val="both"/>
        <w:rPr>
          <w:lang w:val="en-US"/>
        </w:rPr>
      </w:pPr>
      <w:r w:rsidRPr="0054381D">
        <w:rPr>
          <w:lang w:val="en-US"/>
        </w:rPr>
        <w:tab/>
        <w:t xml:space="preserve">Here despite </w:t>
      </w:r>
      <w:r w:rsidR="007D26BD" w:rsidRPr="0054381D">
        <w:rPr>
          <w:lang w:val="en-US"/>
        </w:rPr>
        <w:t xml:space="preserve">the fact that </w:t>
      </w:r>
      <w:r w:rsidR="00EF0D1B">
        <w:rPr>
          <w:lang w:val="en-US"/>
        </w:rPr>
        <w:t xml:space="preserve">the </w:t>
      </w:r>
      <w:r w:rsidR="007D26BD" w:rsidRPr="0054381D">
        <w:rPr>
          <w:lang w:val="en-US"/>
        </w:rPr>
        <w:t>attribute combination is always unique, we will</w:t>
      </w:r>
      <w:r w:rsidR="00EF0D1B">
        <w:rPr>
          <w:lang w:val="en-US"/>
        </w:rPr>
        <w:t xml:space="preserve"> also</w:t>
      </w:r>
      <w:r w:rsidR="007D26BD" w:rsidRPr="0054381D">
        <w:rPr>
          <w:lang w:val="en-US"/>
        </w:rPr>
        <w:t xml:space="preserve"> use</w:t>
      </w:r>
      <w:r w:rsidR="00682D2E" w:rsidRPr="0054381D">
        <w:rPr>
          <w:lang w:val="en-US"/>
        </w:rPr>
        <w:t xml:space="preserve"> an </w:t>
      </w:r>
      <w:r w:rsidR="007D26BD" w:rsidRPr="0054381D">
        <w:rPr>
          <w:lang w:val="en-US"/>
        </w:rPr>
        <w:t>additional attribute for primary key – composition id.</w:t>
      </w:r>
    </w:p>
    <w:p w:rsidR="007D26BD" w:rsidRPr="0054381D" w:rsidRDefault="005208EC" w:rsidP="001C6443">
      <w:pPr>
        <w:pStyle w:val="Caption"/>
        <w:keepNext/>
        <w:rPr>
          <w:lang w:val="en-US"/>
        </w:rPr>
      </w:pPr>
      <w:r w:rsidRPr="0054381D">
        <w:rPr>
          <w:lang w:val="en-US"/>
        </w:rPr>
        <w:object w:dxaOrig="3078" w:dyaOrig="2861">
          <v:shape id="_x0000_i1026" type="#_x0000_t75" style="width:153.2pt;height:142.85pt" o:ole="">
            <v:imagedata r:id="rId11" o:title=""/>
          </v:shape>
          <o:OLEObject Type="Embed" ProgID="Visio.Drawing.11" ShapeID="_x0000_i1026" DrawAspect="Content" ObjectID="_1443638100" r:id="rId12"/>
        </w:object>
      </w:r>
    </w:p>
    <w:p w:rsidR="007D26BD" w:rsidRPr="0054381D" w:rsidRDefault="007D26BD" w:rsidP="001C6443">
      <w:pPr>
        <w:pStyle w:val="Style6"/>
        <w:rPr>
          <w:rFonts w:cs="Times New Roman"/>
          <w:lang w:val="en-US"/>
        </w:rPr>
      </w:pPr>
      <w:bookmarkStart w:id="14" w:name="_Ref355348331"/>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2</w:t>
      </w:r>
      <w:r w:rsidR="0010260D" w:rsidRPr="0054381D">
        <w:rPr>
          <w:lang w:val="en-US"/>
        </w:rPr>
        <w:fldChar w:fldCharType="end"/>
      </w:r>
      <w:bookmarkEnd w:id="14"/>
      <w:r w:rsidR="001028F6" w:rsidRPr="0054381D">
        <w:rPr>
          <w:lang w:val="en-US"/>
        </w:rPr>
        <w:t>.</w:t>
      </w:r>
      <w:r w:rsidRPr="0054381D">
        <w:rPr>
          <w:lang w:val="en-US"/>
        </w:rPr>
        <w:t xml:space="preserve"> ER model of versioned object</w:t>
      </w:r>
    </w:p>
    <w:p w:rsidR="007D26BD" w:rsidRPr="0054381D" w:rsidRDefault="007D26BD" w:rsidP="004A2B1A">
      <w:pPr>
        <w:ind w:firstLine="708"/>
        <w:jc w:val="both"/>
        <w:rPr>
          <w:lang w:val="en-US"/>
        </w:rPr>
      </w:pPr>
      <w:r w:rsidRPr="0054381D">
        <w:rPr>
          <w:lang w:val="en-US"/>
        </w:rPr>
        <w:t>Due to</w:t>
      </w:r>
      <w:r w:rsidR="00353490" w:rsidRPr="0054381D">
        <w:rPr>
          <w:lang w:val="en-US"/>
        </w:rPr>
        <w:t xml:space="preserve"> needs</w:t>
      </w:r>
      <w:r w:rsidR="00353490">
        <w:rPr>
          <w:lang w:val="en-US"/>
        </w:rPr>
        <w:t xml:space="preserve"> of</w:t>
      </w:r>
      <w:r w:rsidRPr="0054381D">
        <w:rPr>
          <w:lang w:val="en-US"/>
        </w:rPr>
        <w:t xml:space="preserve"> accounting and traceability</w:t>
      </w:r>
      <w:r w:rsidR="00353490" w:rsidRPr="0054381D">
        <w:rPr>
          <w:lang w:val="en-US"/>
        </w:rPr>
        <w:t xml:space="preserve"> </w:t>
      </w:r>
      <w:r w:rsidR="00353490">
        <w:rPr>
          <w:lang w:val="en-US"/>
        </w:rPr>
        <w:t xml:space="preserve">of </w:t>
      </w:r>
      <w:r w:rsidR="00353490" w:rsidRPr="0054381D">
        <w:rPr>
          <w:lang w:val="en-US"/>
        </w:rPr>
        <w:t>change</w:t>
      </w:r>
      <w:r w:rsidRPr="0054381D">
        <w:rPr>
          <w:lang w:val="en-US"/>
        </w:rPr>
        <w:t xml:space="preserve">, our model will be extended in order to support the feature of versioned graph. In ER models graph structures could be presented using two entities – </w:t>
      </w:r>
      <w:r w:rsidR="00276C6C" w:rsidRPr="0054381D">
        <w:rPr>
          <w:lang w:val="en-US"/>
        </w:rPr>
        <w:t xml:space="preserve">one entity for nodes and another </w:t>
      </w:r>
      <w:r w:rsidR="00682D2E" w:rsidRPr="0054381D">
        <w:rPr>
          <w:lang w:val="en-US"/>
        </w:rPr>
        <w:t xml:space="preserve">one </w:t>
      </w:r>
      <w:r w:rsidRPr="0054381D">
        <w:rPr>
          <w:lang w:val="en-US"/>
        </w:rPr>
        <w:t>for arcs [</w:t>
      </w:r>
      <w:r w:rsidR="00620D6F" w:rsidRPr="0054381D">
        <w:rPr>
          <w:lang w:val="en-US"/>
        </w:rPr>
        <w:t>11</w:t>
      </w:r>
      <w:r w:rsidRPr="0054381D">
        <w:rPr>
          <w:lang w:val="en-US"/>
        </w:rPr>
        <w:t xml:space="preserve">]. Looking </w:t>
      </w:r>
      <w:r w:rsidR="00353490">
        <w:rPr>
          <w:lang w:val="en-US"/>
        </w:rPr>
        <w:t>at</w:t>
      </w:r>
      <w:r w:rsidR="00353490" w:rsidRPr="0054381D">
        <w:rPr>
          <w:lang w:val="en-US"/>
        </w:rPr>
        <w:t xml:space="preserve"> </w:t>
      </w:r>
      <w:r w:rsidR="00682D2E" w:rsidRPr="0054381D">
        <w:rPr>
          <w:lang w:val="en-US"/>
        </w:rPr>
        <w:t xml:space="preserve">a </w:t>
      </w:r>
      <w:r w:rsidRPr="0054381D">
        <w:rPr>
          <w:lang w:val="en-US"/>
        </w:rPr>
        <w:t>versioned object definition</w:t>
      </w:r>
      <w:r w:rsidR="004A2B1A" w:rsidRPr="0054381D">
        <w:rPr>
          <w:lang w:val="en-US"/>
        </w:rPr>
        <w:t>,</w:t>
      </w:r>
      <w:r w:rsidRPr="0054381D">
        <w:rPr>
          <w:lang w:val="en-US"/>
        </w:rPr>
        <w:t xml:space="preserve"> we could conclude that graph nodes correspond to</w:t>
      </w:r>
      <w:r w:rsidR="00682D2E" w:rsidRPr="0054381D">
        <w:rPr>
          <w:lang w:val="en-US"/>
        </w:rPr>
        <w:t xml:space="preserve"> a</w:t>
      </w:r>
      <w:r w:rsidRPr="0054381D">
        <w:rPr>
          <w:lang w:val="en-US"/>
        </w:rPr>
        <w:t xml:space="preserve"> versioned primitive entity. The missing part will be implemented as </w:t>
      </w:r>
      <w:r w:rsidR="00276C6C" w:rsidRPr="0054381D">
        <w:rPr>
          <w:lang w:val="en-US"/>
        </w:rPr>
        <w:t xml:space="preserve">a </w:t>
      </w:r>
      <w:r w:rsidRPr="0054381D">
        <w:rPr>
          <w:lang w:val="en-US"/>
        </w:rPr>
        <w:t xml:space="preserve">new entity which will correspond to </w:t>
      </w:r>
      <w:commentRangeStart w:id="15"/>
      <w:commentRangeStart w:id="16"/>
      <w:r w:rsidRPr="0054381D">
        <w:rPr>
          <w:lang w:val="en-US"/>
        </w:rPr>
        <w:t>graph arcs</w:t>
      </w:r>
      <w:ins w:id="17" w:author="в" w:date="2013-10-17T23:22:00Z">
        <w:r w:rsidR="00341309">
          <w:rPr>
            <w:lang w:val="bg-BG"/>
          </w:rPr>
          <w:t>, i.</w:t>
        </w:r>
        <w:r w:rsidR="00341309">
          <w:rPr>
            <w:lang w:val="en-US"/>
          </w:rPr>
          <w:t>e.</w:t>
        </w:r>
      </w:ins>
      <w:del w:id="18" w:author="в" w:date="2013-10-17T23:22:00Z">
        <w:r w:rsidRPr="0054381D" w:rsidDel="00341309">
          <w:rPr>
            <w:lang w:val="en-US"/>
          </w:rPr>
          <w:delText xml:space="preserve"> –</w:delText>
        </w:r>
      </w:del>
      <w:r w:rsidRPr="0054381D">
        <w:rPr>
          <w:lang w:val="en-US"/>
        </w:rPr>
        <w:t xml:space="preserve"> arc of version graph</w:t>
      </w:r>
      <w:commentRangeEnd w:id="15"/>
      <w:r w:rsidR="00DF4043">
        <w:rPr>
          <w:rStyle w:val="CommentReference"/>
        </w:rPr>
        <w:commentReference w:id="15"/>
      </w:r>
      <w:commentRangeEnd w:id="16"/>
      <w:r w:rsidR="00FE2867">
        <w:rPr>
          <w:rStyle w:val="CommentReference"/>
        </w:rPr>
        <w:commentReference w:id="16"/>
      </w:r>
      <w:r w:rsidRPr="0054381D">
        <w:rPr>
          <w:lang w:val="en-US"/>
        </w:rPr>
        <w:t>. The new entity requires the following attributes:</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Arc id – primary key.</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lastRenderedPageBreak/>
        <w:t>Global number of source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Global number of target version.</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 xml:space="preserve">User </w:t>
      </w:r>
      <w:r w:rsidR="00682D2E" w:rsidRPr="0054381D">
        <w:rPr>
          <w:lang w:val="en-US"/>
        </w:rPr>
        <w:t>who</w:t>
      </w:r>
      <w:r w:rsidRPr="0054381D">
        <w:rPr>
          <w:lang w:val="en-US"/>
        </w:rPr>
        <w:t xml:space="preserve"> made the change.</w:t>
      </w:r>
    </w:p>
    <w:p w:rsidR="007D26BD" w:rsidRPr="0054381D" w:rsidRDefault="007D26BD" w:rsidP="006B12DC">
      <w:pPr>
        <w:numPr>
          <w:ilvl w:val="0"/>
          <w:numId w:val="2"/>
        </w:numPr>
        <w:tabs>
          <w:tab w:val="num" w:pos="1276"/>
        </w:tabs>
        <w:spacing w:after="0" w:line="360" w:lineRule="auto"/>
        <w:ind w:left="1276" w:hanging="376"/>
        <w:jc w:val="both"/>
        <w:rPr>
          <w:lang w:val="en-US"/>
        </w:rPr>
      </w:pPr>
      <w:r w:rsidRPr="0054381D">
        <w:rPr>
          <w:lang w:val="en-US"/>
        </w:rPr>
        <w:t>Date and time of change.</w:t>
      </w:r>
    </w:p>
    <w:p w:rsidR="007D26BD" w:rsidRPr="0054381D" w:rsidRDefault="007D26BD" w:rsidP="001C6443">
      <w:pPr>
        <w:pStyle w:val="Heading3"/>
        <w:numPr>
          <w:ilvl w:val="0"/>
          <w:numId w:val="0"/>
        </w:numPr>
        <w:rPr>
          <w:rFonts w:ascii="Calibri" w:hAnsi="Calibri" w:cs="Calibri"/>
          <w:i w:val="0"/>
          <w:iCs w:val="0"/>
          <w:sz w:val="22"/>
          <w:szCs w:val="22"/>
          <w:lang w:val="en-US"/>
        </w:rPr>
      </w:pPr>
      <w:bookmarkStart w:id="19" w:name="_Toc285463797"/>
      <w:bookmarkStart w:id="20" w:name="_Toc286999537"/>
      <w:bookmarkStart w:id="21" w:name="_Toc339191567"/>
      <w:r w:rsidRPr="0054381D">
        <w:rPr>
          <w:rFonts w:ascii="Calibri" w:hAnsi="Calibri" w:cs="Calibri"/>
          <w:i w:val="0"/>
          <w:iCs w:val="0"/>
          <w:sz w:val="22"/>
          <w:szCs w:val="22"/>
          <w:lang w:val="en-US"/>
        </w:rPr>
        <w:t xml:space="preserve">Versioning of composed object </w:t>
      </w:r>
      <w:bookmarkEnd w:id="19"/>
      <w:bookmarkEnd w:id="20"/>
      <w:bookmarkEnd w:id="21"/>
    </w:p>
    <w:p w:rsidR="007D26BD" w:rsidRPr="0054381D" w:rsidRDefault="007D26BD" w:rsidP="00710468">
      <w:pPr>
        <w:ind w:firstLine="708"/>
        <w:rPr>
          <w:lang w:val="en-US"/>
        </w:rPr>
      </w:pPr>
      <w:r w:rsidRPr="0054381D">
        <w:rPr>
          <w:lang w:val="en-US"/>
        </w:rPr>
        <w:t xml:space="preserve">In </w:t>
      </w:r>
      <w:r w:rsidR="00276C6C" w:rsidRPr="0054381D">
        <w:rPr>
          <w:lang w:val="en-US"/>
        </w:rPr>
        <w:t>th</w:t>
      </w:r>
      <w:r w:rsidR="00DF4043">
        <w:rPr>
          <w:lang w:val="en-US"/>
        </w:rPr>
        <w:t>is</w:t>
      </w:r>
      <w:r w:rsidRPr="0054381D">
        <w:rPr>
          <w:lang w:val="en-US"/>
        </w:rPr>
        <w:t xml:space="preserve"> paragraph we will present the peculiarities in versioning of composed objects with rank one. Based on that, we will specify the versioning process of composed objects with rank N. The following definition specifies the term rank of composed object.</w:t>
      </w:r>
    </w:p>
    <w:p w:rsidR="007D26BD" w:rsidRPr="0054381D" w:rsidRDefault="00DF4043" w:rsidP="001C6443">
      <w:pPr>
        <w:pStyle w:val="ListParagraph"/>
        <w:numPr>
          <w:ilvl w:val="0"/>
          <w:numId w:val="4"/>
        </w:numPr>
        <w:pBdr>
          <w:top w:val="single" w:sz="4" w:space="1" w:color="auto"/>
          <w:left w:val="single" w:sz="4" w:space="4" w:color="auto"/>
          <w:bottom w:val="single" w:sz="4" w:space="1" w:color="auto"/>
          <w:right w:val="single" w:sz="4" w:space="4" w:color="auto"/>
        </w:pBdr>
        <w:tabs>
          <w:tab w:val="left" w:pos="1276"/>
        </w:tabs>
        <w:ind w:left="426" w:hanging="426"/>
        <w:rPr>
          <w:rFonts w:ascii="Calibri" w:hAnsi="Calibri" w:cs="Calibri"/>
          <w:sz w:val="22"/>
          <w:szCs w:val="22"/>
          <w:lang w:val="en-US"/>
        </w:rPr>
      </w:pPr>
      <w:bookmarkStart w:id="22" w:name="_Ref327392276"/>
      <w:r>
        <w:rPr>
          <w:rFonts w:ascii="Calibri" w:hAnsi="Calibri" w:cs="Calibri"/>
          <w:sz w:val="22"/>
          <w:szCs w:val="22"/>
          <w:lang w:val="en-US"/>
        </w:rPr>
        <w:t>A c</w:t>
      </w:r>
      <w:r w:rsidRPr="0054381D">
        <w:rPr>
          <w:rFonts w:ascii="Calibri" w:hAnsi="Calibri" w:cs="Calibri"/>
          <w:sz w:val="22"/>
          <w:szCs w:val="22"/>
          <w:lang w:val="en-US"/>
        </w:rPr>
        <w:t xml:space="preserve">omposed </w:t>
      </w:r>
      <w:r w:rsidR="007D26BD" w:rsidRPr="0054381D">
        <w:rPr>
          <w:rFonts w:ascii="Calibri" w:hAnsi="Calibri" w:cs="Calibri"/>
          <w:sz w:val="22"/>
          <w:szCs w:val="22"/>
          <w:lang w:val="en-US"/>
        </w:rPr>
        <w:t>object with rank zero, i.e.</w:t>
      </w:r>
      <w:r>
        <w:rPr>
          <w:rFonts w:ascii="Calibri" w:hAnsi="Calibri" w:cs="Calibri"/>
          <w:sz w:val="22"/>
          <w:szCs w:val="22"/>
          <w:lang w:val="en-US"/>
        </w:rPr>
        <w:t>, a</w:t>
      </w:r>
      <w:r w:rsidR="007D26BD" w:rsidRPr="0054381D">
        <w:rPr>
          <w:rFonts w:ascii="Calibri" w:hAnsi="Calibri" w:cs="Calibri"/>
          <w:sz w:val="22"/>
          <w:szCs w:val="22"/>
          <w:lang w:val="en-US"/>
        </w:rPr>
        <w:t xml:space="preserve"> simple object </w:t>
      </w:r>
      <w:r w:rsidR="00276C6C" w:rsidRPr="0054381D">
        <w:rPr>
          <w:rFonts w:ascii="Calibri" w:hAnsi="Calibri" w:cs="Calibri"/>
          <w:sz w:val="22"/>
          <w:szCs w:val="22"/>
          <w:lang w:val="en-US"/>
        </w:rPr>
        <w:t>is an object which is not associated with its own</w:t>
      </w:r>
      <w:r w:rsidR="007D26BD" w:rsidRPr="0054381D">
        <w:rPr>
          <w:rFonts w:ascii="Calibri" w:hAnsi="Calibri" w:cs="Calibri"/>
          <w:sz w:val="22"/>
          <w:szCs w:val="22"/>
          <w:lang w:val="en-US"/>
        </w:rPr>
        <w:t xml:space="preserve"> sub-objects. </w:t>
      </w:r>
      <w:r>
        <w:rPr>
          <w:rFonts w:ascii="Calibri" w:hAnsi="Calibri" w:cs="Calibri"/>
          <w:sz w:val="22"/>
          <w:szCs w:val="22"/>
          <w:lang w:val="en-US"/>
        </w:rPr>
        <w:t>A c</w:t>
      </w:r>
      <w:r w:rsidRPr="0054381D">
        <w:rPr>
          <w:rFonts w:ascii="Calibri" w:hAnsi="Calibri" w:cs="Calibri"/>
          <w:sz w:val="22"/>
          <w:szCs w:val="22"/>
          <w:lang w:val="en-US"/>
        </w:rPr>
        <w:t xml:space="preserve">omposed </w:t>
      </w:r>
      <w:r w:rsidR="007D26BD" w:rsidRPr="0054381D">
        <w:rPr>
          <w:rFonts w:ascii="Calibri" w:hAnsi="Calibri" w:cs="Calibri"/>
          <w:sz w:val="22"/>
          <w:szCs w:val="22"/>
          <w:lang w:val="en-US"/>
        </w:rPr>
        <w:t>object with rank N is an object for which the largest rank of associated sub-object is equal to N</w:t>
      </w:r>
      <w:r>
        <w:rPr>
          <w:rFonts w:ascii="Calibri" w:hAnsi="Calibri" w:cs="Calibri"/>
          <w:sz w:val="22"/>
          <w:szCs w:val="22"/>
          <w:lang w:val="en-US"/>
        </w:rPr>
        <w:t>−</w:t>
      </w:r>
      <w:r w:rsidR="007D26BD" w:rsidRPr="0054381D">
        <w:rPr>
          <w:rFonts w:ascii="Calibri" w:hAnsi="Calibri" w:cs="Calibri"/>
          <w:sz w:val="22"/>
          <w:szCs w:val="22"/>
          <w:lang w:val="en-US"/>
        </w:rPr>
        <w:t>1.</w:t>
      </w:r>
      <w:bookmarkEnd w:id="22"/>
    </w:p>
    <w:p w:rsidR="007D26BD" w:rsidRPr="0054381D" w:rsidRDefault="001D495D" w:rsidP="006B12DC">
      <w:pPr>
        <w:pBdr>
          <w:top w:val="single" w:sz="4" w:space="1" w:color="auto"/>
          <w:left w:val="single" w:sz="4" w:space="4" w:color="auto"/>
          <w:bottom w:val="single" w:sz="4" w:space="1" w:color="auto"/>
          <w:right w:val="single" w:sz="4" w:space="4" w:color="auto"/>
        </w:pBdr>
        <w:rPr>
          <w:lang w:val="en-US"/>
        </w:rPr>
      </w:pPr>
      <w:r>
        <w:rPr>
          <w:noProof/>
          <w:lang w:val="bg-BG" w:eastAsia="bg-BG"/>
        </w:rPr>
        <w:drawing>
          <wp:inline distT="0" distB="0" distL="0" distR="0">
            <wp:extent cx="2611755" cy="5854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clrChange>
                        <a:clrFrom>
                          <a:srgbClr val="FFFFFF"/>
                        </a:clrFrom>
                        <a:clrTo>
                          <a:srgbClr val="FFFFFF">
                            <a:alpha val="0"/>
                          </a:srgbClr>
                        </a:clrTo>
                      </a:clrChange>
                    </a:blip>
                    <a:srcRect/>
                    <a:stretch>
                      <a:fillRect/>
                    </a:stretch>
                  </pic:blipFill>
                  <pic:spPr bwMode="auto">
                    <a:xfrm>
                      <a:off x="0" y="0"/>
                      <a:ext cx="2611755" cy="585470"/>
                    </a:xfrm>
                    <a:prstGeom prst="rect">
                      <a:avLst/>
                    </a:prstGeom>
                    <a:noFill/>
                    <a:ln w="9525">
                      <a:noFill/>
                      <a:miter lim="800000"/>
                      <a:headEnd/>
                      <a:tailEnd/>
                    </a:ln>
                  </pic:spPr>
                </pic:pic>
              </a:graphicData>
            </a:graphic>
          </wp:inline>
        </w:drawing>
      </w:r>
    </w:p>
    <w:p w:rsidR="007D26BD" w:rsidRPr="0054381D" w:rsidRDefault="007D26BD" w:rsidP="001C6443">
      <w:pPr>
        <w:pBdr>
          <w:top w:val="single" w:sz="4" w:space="1" w:color="auto"/>
          <w:left w:val="single" w:sz="4" w:space="4" w:color="auto"/>
          <w:bottom w:val="single" w:sz="4" w:space="1" w:color="auto"/>
          <w:right w:val="single" w:sz="4" w:space="4" w:color="auto"/>
        </w:pBdr>
        <w:tabs>
          <w:tab w:val="left" w:pos="426"/>
        </w:tabs>
        <w:rPr>
          <w:lang w:val="en-US"/>
        </w:rPr>
      </w:pPr>
      <w:r w:rsidRPr="0054381D">
        <w:rPr>
          <w:lang w:val="en-US"/>
        </w:rPr>
        <w:tab/>
      </w:r>
      <w:r w:rsidR="00DF4043">
        <w:rPr>
          <w:lang w:val="en-US"/>
        </w:rPr>
        <w:t>The g</w:t>
      </w:r>
      <w:r w:rsidR="00DF4043" w:rsidRPr="0054381D">
        <w:rPr>
          <w:lang w:val="en-US"/>
        </w:rPr>
        <w:t xml:space="preserve">ranularity </w:t>
      </w:r>
      <w:r w:rsidRPr="0054381D">
        <w:rPr>
          <w:lang w:val="en-US"/>
        </w:rPr>
        <w:t>degree of an object is its rank.</w:t>
      </w:r>
    </w:p>
    <w:p w:rsidR="007D26BD" w:rsidRPr="0054381D" w:rsidRDefault="007D26BD" w:rsidP="004A2B1A">
      <w:pPr>
        <w:ind w:firstLine="360"/>
        <w:jc w:val="both"/>
        <w:rPr>
          <w:lang w:val="en-US"/>
        </w:rPr>
      </w:pPr>
      <w:r w:rsidRPr="0054381D">
        <w:rPr>
          <w:lang w:val="en-US"/>
        </w:rPr>
        <w:t xml:space="preserve">It is important to note that </w:t>
      </w:r>
      <w:r w:rsidR="00276C6C" w:rsidRPr="0054381D">
        <w:rPr>
          <w:lang w:val="en-US"/>
        </w:rPr>
        <w:t xml:space="preserve">the </w:t>
      </w:r>
      <w:r w:rsidRPr="0054381D">
        <w:rPr>
          <w:lang w:val="en-US"/>
        </w:rPr>
        <w:t>definition of composed object doesn't apply any restrictions on sub-objects. This leads to the following conclusion:</w:t>
      </w:r>
    </w:p>
    <w:p w:rsidR="007D26BD" w:rsidRPr="0054381D" w:rsidRDefault="007D26BD" w:rsidP="0097614E">
      <w:pPr>
        <w:pStyle w:val="Style3"/>
        <w:rPr>
          <w:rFonts w:ascii="Calibri" w:hAnsi="Calibri" w:cs="Calibri"/>
        </w:rPr>
      </w:pPr>
      <w:bookmarkStart w:id="23" w:name="_Ref327394623"/>
      <w:r w:rsidRPr="0054381D">
        <w:rPr>
          <w:rFonts w:ascii="Calibri" w:hAnsi="Calibri" w:cs="Calibri"/>
        </w:rPr>
        <w:t xml:space="preserve">One sub-object </w:t>
      </w:r>
      <w:r w:rsidR="00DF4043" w:rsidRPr="0054381D">
        <w:rPr>
          <w:rFonts w:ascii="Calibri" w:hAnsi="Calibri" w:cs="Calibri"/>
        </w:rPr>
        <w:t xml:space="preserve">can </w:t>
      </w:r>
      <w:r w:rsidRPr="0054381D">
        <w:rPr>
          <w:rFonts w:ascii="Calibri" w:hAnsi="Calibri" w:cs="Calibri"/>
        </w:rPr>
        <w:t xml:space="preserve">itself be part of </w:t>
      </w:r>
      <w:r w:rsidR="00682D2E" w:rsidRPr="0054381D">
        <w:rPr>
          <w:rFonts w:ascii="Calibri" w:hAnsi="Calibri" w:cs="Calibri"/>
        </w:rPr>
        <w:t xml:space="preserve">a </w:t>
      </w:r>
      <w:r w:rsidRPr="0054381D">
        <w:rPr>
          <w:rFonts w:ascii="Calibri" w:hAnsi="Calibri" w:cs="Calibri"/>
        </w:rPr>
        <w:t>composed object</w:t>
      </w:r>
      <w:r w:rsidR="00EF0D1B">
        <w:rPr>
          <w:rFonts w:ascii="Calibri" w:hAnsi="Calibri" w:cs="Calibri"/>
        </w:rPr>
        <w:t>.</w:t>
      </w:r>
      <w:r w:rsidRPr="0054381D">
        <w:rPr>
          <w:rFonts w:ascii="Calibri" w:hAnsi="Calibri" w:cs="Calibri"/>
        </w:rPr>
        <w:t xml:space="preserve"> </w:t>
      </w:r>
      <w:r w:rsidR="00EF0D1B">
        <w:rPr>
          <w:rFonts w:ascii="Calibri" w:hAnsi="Calibri" w:cs="Calibri"/>
        </w:rPr>
        <w:t>T</w:t>
      </w:r>
      <w:r w:rsidRPr="0054381D">
        <w:rPr>
          <w:rFonts w:ascii="Calibri" w:hAnsi="Calibri" w:cs="Calibri"/>
        </w:rPr>
        <w:t>herefore we can build a composition of composed objects.</w:t>
      </w:r>
      <w:bookmarkEnd w:id="23"/>
    </w:p>
    <w:p w:rsidR="007D26BD" w:rsidRPr="0054381D" w:rsidRDefault="007D26BD" w:rsidP="004A2B1A">
      <w:pPr>
        <w:ind w:firstLine="360"/>
        <w:jc w:val="both"/>
        <w:rPr>
          <w:lang w:val="en-US"/>
        </w:rPr>
      </w:pPr>
      <w:r w:rsidRPr="0054381D">
        <w:rPr>
          <w:lang w:val="en-US"/>
        </w:rPr>
        <w:t xml:space="preserve">One of </w:t>
      </w:r>
      <w:r w:rsidR="00DF4043">
        <w:rPr>
          <w:lang w:val="en-US"/>
        </w:rPr>
        <w:t xml:space="preserve">the </w:t>
      </w:r>
      <w:r w:rsidRPr="0054381D">
        <w:rPr>
          <w:lang w:val="en-US"/>
        </w:rPr>
        <w:t xml:space="preserve">core tasks ahead </w:t>
      </w:r>
      <w:r w:rsidR="00276C6C" w:rsidRPr="0054381D">
        <w:rPr>
          <w:lang w:val="en-US"/>
        </w:rPr>
        <w:t>in the</w:t>
      </w:r>
      <w:r w:rsidRPr="0054381D">
        <w:rPr>
          <w:lang w:val="en-US"/>
        </w:rPr>
        <w:t xml:space="preserve"> current article is to avoid unnecessary complication of the models. Having that </w:t>
      </w:r>
      <w:r w:rsidR="00EF0D1B">
        <w:rPr>
          <w:lang w:val="en-US"/>
        </w:rPr>
        <w:t xml:space="preserve">in mind, </w:t>
      </w:r>
      <w:r w:rsidRPr="0054381D">
        <w:rPr>
          <w:lang w:val="en-US"/>
        </w:rPr>
        <w:t xml:space="preserve">as well as </w:t>
      </w:r>
      <w:r w:rsidR="00EF0D1B">
        <w:rPr>
          <w:lang w:val="en-US"/>
        </w:rPr>
        <w:t xml:space="preserve">the lack of </w:t>
      </w:r>
      <w:r w:rsidRPr="0054381D">
        <w:rPr>
          <w:lang w:val="en-US"/>
        </w:rPr>
        <w:t xml:space="preserve">necessity, we can specify the following restriction rules during </w:t>
      </w:r>
      <w:r w:rsidR="00276C6C" w:rsidRPr="0054381D">
        <w:rPr>
          <w:lang w:val="en-US"/>
        </w:rPr>
        <w:t xml:space="preserve">the </w:t>
      </w:r>
      <w:r w:rsidRPr="0054381D">
        <w:rPr>
          <w:lang w:val="en-US"/>
        </w:rPr>
        <w:t xml:space="preserve">building of composed objects: </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24" w:name="_Ref327394768"/>
      <w:r w:rsidRPr="0054381D">
        <w:rPr>
          <w:rFonts w:ascii="Calibri" w:hAnsi="Calibri" w:cs="Calibri"/>
          <w:sz w:val="22"/>
          <w:szCs w:val="22"/>
          <w:lang w:val="en-US"/>
        </w:rPr>
        <w:t xml:space="preserve">In </w:t>
      </w:r>
      <w:r w:rsidR="00DF4043">
        <w:rPr>
          <w:rFonts w:ascii="Calibri" w:hAnsi="Calibri" w:cs="Calibri"/>
          <w:sz w:val="22"/>
          <w:szCs w:val="22"/>
          <w:lang w:val="en-US"/>
        </w:rPr>
        <w:t xml:space="preserve">a </w:t>
      </w:r>
      <w:r w:rsidRPr="0054381D">
        <w:rPr>
          <w:rFonts w:ascii="Calibri" w:hAnsi="Calibri" w:cs="Calibri"/>
          <w:sz w:val="22"/>
          <w:szCs w:val="22"/>
          <w:lang w:val="en-US"/>
        </w:rPr>
        <w:t xml:space="preserve">given composition of composed objects, </w:t>
      </w:r>
      <w:r w:rsidR="00682D2E" w:rsidRPr="0054381D">
        <w:rPr>
          <w:rFonts w:ascii="Calibri" w:hAnsi="Calibri" w:cs="Calibri"/>
          <w:sz w:val="22"/>
          <w:szCs w:val="22"/>
          <w:lang w:val="en-US"/>
        </w:rPr>
        <w:t xml:space="preserve">a </w:t>
      </w:r>
      <w:r w:rsidRPr="0054381D">
        <w:rPr>
          <w:rFonts w:ascii="Calibri" w:hAnsi="Calibri" w:cs="Calibri"/>
          <w:sz w:val="22"/>
          <w:szCs w:val="22"/>
          <w:lang w:val="en-US"/>
        </w:rPr>
        <w:t xml:space="preserve">certain object can </w:t>
      </w:r>
      <w:r w:rsidR="00682D2E" w:rsidRPr="0054381D">
        <w:rPr>
          <w:rFonts w:ascii="Calibri" w:hAnsi="Calibri" w:cs="Calibri"/>
          <w:sz w:val="22"/>
          <w:szCs w:val="22"/>
          <w:lang w:val="en-US"/>
        </w:rPr>
        <w:t>occur</w:t>
      </w:r>
      <w:r w:rsidR="00276C6C" w:rsidRPr="0054381D">
        <w:rPr>
          <w:rFonts w:ascii="Calibri" w:hAnsi="Calibri" w:cs="Calibri"/>
          <w:sz w:val="22"/>
          <w:szCs w:val="22"/>
          <w:lang w:val="en-US"/>
        </w:rPr>
        <w:t xml:space="preserve"> at most</w:t>
      </w:r>
      <w:r w:rsidR="00DF4043" w:rsidRPr="0054381D">
        <w:rPr>
          <w:rFonts w:ascii="Calibri" w:hAnsi="Calibri" w:cs="Calibri"/>
          <w:sz w:val="22"/>
          <w:szCs w:val="22"/>
          <w:lang w:val="en-US"/>
        </w:rPr>
        <w:t xml:space="preserve"> once</w:t>
      </w:r>
      <w:r w:rsidRPr="0054381D">
        <w:rPr>
          <w:rFonts w:ascii="Calibri" w:hAnsi="Calibri" w:cs="Calibri"/>
          <w:sz w:val="22"/>
          <w:szCs w:val="22"/>
          <w:lang w:val="en-US"/>
        </w:rPr>
        <w:t>.</w:t>
      </w:r>
      <w:bookmarkEnd w:id="24"/>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25" w:name="_Ref327394815"/>
      <w:r w:rsidRPr="0054381D">
        <w:rPr>
          <w:rFonts w:ascii="Calibri" w:hAnsi="Calibri" w:cs="Calibri"/>
          <w:sz w:val="22"/>
          <w:szCs w:val="22"/>
          <w:lang w:val="en-US"/>
        </w:rPr>
        <w:t>One object can be part of</w:t>
      </w:r>
      <w:r w:rsidR="00DF4043" w:rsidRPr="000D7693">
        <w:rPr>
          <w:rFonts w:ascii="Calibri" w:hAnsi="Calibri" w:cs="Calibri"/>
          <w:sz w:val="22"/>
          <w:szCs w:val="22"/>
          <w:lang w:val="en-US"/>
        </w:rPr>
        <w:t xml:space="preserve"> </w:t>
      </w:r>
      <w:r w:rsidR="00DF4043" w:rsidRPr="0054381D">
        <w:rPr>
          <w:rFonts w:ascii="Calibri" w:hAnsi="Calibri" w:cs="Calibri"/>
          <w:sz w:val="22"/>
          <w:szCs w:val="22"/>
          <w:lang w:val="en-US"/>
        </w:rPr>
        <w:t>at most</w:t>
      </w:r>
      <w:r w:rsidRPr="0054381D">
        <w:rPr>
          <w:rFonts w:ascii="Calibri" w:hAnsi="Calibri" w:cs="Calibri"/>
          <w:sz w:val="22"/>
          <w:szCs w:val="22"/>
          <w:lang w:val="en-US"/>
        </w:rPr>
        <w:t xml:space="preserve"> one object composition. </w:t>
      </w:r>
      <w:bookmarkEnd w:id="25"/>
    </w:p>
    <w:p w:rsidR="007D26BD" w:rsidRPr="0054381D" w:rsidRDefault="007D26BD" w:rsidP="006B12DC">
      <w:pPr>
        <w:pStyle w:val="Caption"/>
        <w:rPr>
          <w:lang w:val="en-US"/>
        </w:rPr>
      </w:pPr>
    </w:p>
    <w:p w:rsidR="007D26BD" w:rsidRPr="0054381D" w:rsidRDefault="005208EC" w:rsidP="00021600">
      <w:pPr>
        <w:pStyle w:val="Caption"/>
        <w:keepNext/>
        <w:rPr>
          <w:lang w:val="en-US"/>
        </w:rPr>
      </w:pPr>
      <w:r w:rsidRPr="0054381D">
        <w:rPr>
          <w:lang w:val="en-US"/>
        </w:rPr>
        <w:object w:dxaOrig="5216" w:dyaOrig="2549">
          <v:shape id="_x0000_i1027" type="#_x0000_t75" style="width:260.95pt;height:127.85pt" o:ole="">
            <v:imagedata r:id="rId14" o:title=""/>
          </v:shape>
          <o:OLEObject Type="Embed" ProgID="Visio.Drawing.11" ShapeID="_x0000_i1027" DrawAspect="Content" ObjectID="_1443638101" r:id="rId15"/>
        </w:object>
      </w:r>
    </w:p>
    <w:p w:rsidR="007D26BD" w:rsidRPr="0054381D" w:rsidRDefault="007D26BD" w:rsidP="00AF6D62">
      <w:pPr>
        <w:pStyle w:val="Style6"/>
        <w:rPr>
          <w:rFonts w:cs="Times New Roman"/>
          <w:lang w:val="en-US"/>
        </w:rPr>
      </w:pPr>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3</w:t>
      </w:r>
      <w:r w:rsidR="0010260D" w:rsidRPr="0054381D">
        <w:rPr>
          <w:lang w:val="en-US"/>
        </w:rPr>
        <w:fldChar w:fldCharType="end"/>
      </w:r>
      <w:r w:rsidR="001028F6" w:rsidRPr="0054381D">
        <w:rPr>
          <w:lang w:val="en-US"/>
        </w:rPr>
        <w:t>.</w:t>
      </w:r>
      <w:r w:rsidRPr="0054381D">
        <w:rPr>
          <w:lang w:val="en-US"/>
        </w:rPr>
        <w:t xml:space="preserve"> </w:t>
      </w:r>
      <w:r w:rsidR="00682D2E" w:rsidRPr="0054381D">
        <w:rPr>
          <w:lang w:val="en-US"/>
        </w:rPr>
        <w:t>T</w:t>
      </w:r>
      <w:r w:rsidRPr="0054381D">
        <w:rPr>
          <w:lang w:val="en-US"/>
        </w:rPr>
        <w:t>ree of objects</w:t>
      </w:r>
    </w:p>
    <w:p w:rsidR="007D26BD" w:rsidRPr="0054381D" w:rsidRDefault="007D26BD" w:rsidP="004A2B1A">
      <w:pPr>
        <w:ind w:firstLine="708"/>
        <w:jc w:val="both"/>
        <w:rPr>
          <w:lang w:val="en-US"/>
        </w:rPr>
      </w:pPr>
      <w:r w:rsidRPr="0054381D">
        <w:rPr>
          <w:lang w:val="en-US"/>
        </w:rPr>
        <w:t xml:space="preserve">In </w:t>
      </w:r>
      <w:r w:rsidR="00682D2E" w:rsidRPr="0054381D">
        <w:rPr>
          <w:lang w:val="en-US"/>
        </w:rPr>
        <w:t xml:space="preserve">a </w:t>
      </w:r>
      <w:r w:rsidRPr="0054381D">
        <w:rPr>
          <w:lang w:val="en-US"/>
        </w:rPr>
        <w:t>change of composition between two objects, we should regard the objects’ versions as different (</w:t>
      </w:r>
      <w:r w:rsidR="0010260D" w:rsidRPr="0054381D">
        <w:rPr>
          <w:lang w:val="en-US"/>
        </w:rPr>
        <w:fldChar w:fldCharType="begin"/>
      </w:r>
      <w:r w:rsidRPr="0054381D">
        <w:rPr>
          <w:lang w:val="en-US"/>
        </w:rPr>
        <w:instrText xml:space="preserve"> REF _Ref354689109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4</w:t>
      </w:r>
      <w:r w:rsidR="0010260D" w:rsidRPr="0054381D">
        <w:rPr>
          <w:lang w:val="en-US"/>
        </w:rPr>
        <w:fldChar w:fldCharType="end"/>
      </w:r>
      <w:r w:rsidRPr="0054381D">
        <w:rPr>
          <w:lang w:val="en-US"/>
        </w:rPr>
        <w:t xml:space="preserve">). Let </w:t>
      </w:r>
      <w:r w:rsidR="00276C6C" w:rsidRPr="0054381D">
        <w:rPr>
          <w:lang w:val="en-US"/>
        </w:rPr>
        <w:t xml:space="preserve">us </w:t>
      </w:r>
      <w:r w:rsidRPr="0054381D">
        <w:rPr>
          <w:lang w:val="en-US"/>
        </w:rPr>
        <w:t xml:space="preserve">examine a chair (super-object) with armrests (sub-objects). When we remove </w:t>
      </w:r>
      <w:r w:rsidRPr="0054381D">
        <w:rPr>
          <w:lang w:val="en-US"/>
        </w:rPr>
        <w:lastRenderedPageBreak/>
        <w:t>the armrests from a chair</w:t>
      </w:r>
      <w:r w:rsidR="00276C6C" w:rsidRPr="0054381D">
        <w:rPr>
          <w:lang w:val="en-US"/>
        </w:rPr>
        <w:t>,</w:t>
      </w:r>
      <w:r w:rsidRPr="0054381D">
        <w:rPr>
          <w:lang w:val="en-US"/>
        </w:rPr>
        <w:t xml:space="preserve"> we get a new version of the chair</w:t>
      </w:r>
      <w:r w:rsidR="00DF4043">
        <w:rPr>
          <w:lang w:val="en-US"/>
        </w:rPr>
        <w:t>—</w:t>
      </w:r>
      <w:r w:rsidRPr="0054381D">
        <w:rPr>
          <w:lang w:val="en-US"/>
        </w:rPr>
        <w:t>a chair without armrests. We have to underline that sub-objects do</w:t>
      </w:r>
      <w:r w:rsidR="00276C6C" w:rsidRPr="0054381D">
        <w:rPr>
          <w:lang w:val="en-US"/>
        </w:rPr>
        <w:t xml:space="preserve"> no</w:t>
      </w:r>
      <w:r w:rsidRPr="0054381D">
        <w:rPr>
          <w:lang w:val="en-US"/>
        </w:rPr>
        <w:t xml:space="preserve">t change its version. Therefore we get only </w:t>
      </w:r>
      <w:r w:rsidR="00682D2E" w:rsidRPr="0054381D">
        <w:rPr>
          <w:lang w:val="en-US"/>
        </w:rPr>
        <w:t xml:space="preserve">a </w:t>
      </w:r>
      <w:r w:rsidRPr="0054381D">
        <w:rPr>
          <w:lang w:val="en-US"/>
        </w:rPr>
        <w:t xml:space="preserve">change in compositions of </w:t>
      </w:r>
      <w:r w:rsidR="00682D2E" w:rsidRPr="0054381D">
        <w:rPr>
          <w:lang w:val="en-US"/>
        </w:rPr>
        <w:t xml:space="preserve">the </w:t>
      </w:r>
      <w:r w:rsidRPr="0054381D">
        <w:rPr>
          <w:lang w:val="en-US"/>
        </w:rPr>
        <w:t xml:space="preserve">super-object. We have </w:t>
      </w:r>
      <w:r w:rsidR="00682D2E" w:rsidRPr="0054381D">
        <w:rPr>
          <w:lang w:val="en-US"/>
        </w:rPr>
        <w:t xml:space="preserve">a </w:t>
      </w:r>
      <w:r w:rsidRPr="0054381D">
        <w:rPr>
          <w:lang w:val="en-US"/>
        </w:rPr>
        <w:t>s</w:t>
      </w:r>
      <w:r w:rsidR="00276C6C" w:rsidRPr="0054381D">
        <w:rPr>
          <w:lang w:val="en-US"/>
        </w:rPr>
        <w:t xml:space="preserve">imilar situation in </w:t>
      </w:r>
      <w:r w:rsidR="00682D2E" w:rsidRPr="0054381D">
        <w:rPr>
          <w:lang w:val="en-US"/>
        </w:rPr>
        <w:t xml:space="preserve">a </w:t>
      </w:r>
      <w:r w:rsidR="00276C6C" w:rsidRPr="0054381D">
        <w:rPr>
          <w:lang w:val="en-US"/>
        </w:rPr>
        <w:t xml:space="preserve">building </w:t>
      </w:r>
      <w:r w:rsidRPr="0054381D">
        <w:rPr>
          <w:lang w:val="en-US"/>
        </w:rPr>
        <w:t>super-object, i.e.</w:t>
      </w:r>
      <w:r w:rsidR="00DF4043">
        <w:rPr>
          <w:lang w:val="en-US"/>
        </w:rPr>
        <w:t>,</w:t>
      </w:r>
      <w:r w:rsidRPr="0054381D">
        <w:rPr>
          <w:lang w:val="en-US"/>
        </w:rPr>
        <w:t xml:space="preserve"> wh</w:t>
      </w:r>
      <w:r w:rsidR="00495942" w:rsidRPr="0054381D">
        <w:rPr>
          <w:lang w:val="en-US"/>
        </w:rPr>
        <w:t xml:space="preserve">en we have a simple object which </w:t>
      </w:r>
      <w:r w:rsidRPr="0054381D">
        <w:rPr>
          <w:lang w:val="en-US"/>
        </w:rPr>
        <w:t>is transformed to</w:t>
      </w:r>
      <w:r w:rsidR="00682D2E" w:rsidRPr="0054381D">
        <w:rPr>
          <w:lang w:val="en-US"/>
        </w:rPr>
        <w:t xml:space="preserve"> a</w:t>
      </w:r>
      <w:r w:rsidRPr="0054381D">
        <w:rPr>
          <w:lang w:val="en-US"/>
        </w:rPr>
        <w:t xml:space="preserve"> composed object. When we add armrests to a chair, we get </w:t>
      </w:r>
      <w:r w:rsidR="00495942" w:rsidRPr="0054381D">
        <w:rPr>
          <w:lang w:val="en-US"/>
        </w:rPr>
        <w:t xml:space="preserve">a </w:t>
      </w:r>
      <w:r w:rsidRPr="0054381D">
        <w:rPr>
          <w:lang w:val="en-US"/>
        </w:rPr>
        <w:t>new version of</w:t>
      </w:r>
      <w:r w:rsidR="00495942" w:rsidRPr="0054381D">
        <w:rPr>
          <w:lang w:val="en-US"/>
        </w:rPr>
        <w:t xml:space="preserve"> that chair</w:t>
      </w:r>
      <w:r w:rsidRPr="0054381D">
        <w:rPr>
          <w:lang w:val="en-US"/>
        </w:rPr>
        <w:t xml:space="preserve"> without changing the version of armrests.</w:t>
      </w:r>
    </w:p>
    <w:p w:rsidR="007D26BD" w:rsidRPr="0054381D" w:rsidRDefault="005208EC" w:rsidP="009D3193">
      <w:pPr>
        <w:pStyle w:val="Caption"/>
        <w:keepNext/>
        <w:rPr>
          <w:lang w:val="en-US"/>
        </w:rPr>
      </w:pPr>
      <w:r w:rsidRPr="0054381D">
        <w:rPr>
          <w:lang w:val="en-US"/>
        </w:rPr>
        <w:object w:dxaOrig="4609" w:dyaOrig="3587">
          <v:shape id="_x0000_i1028" type="#_x0000_t75" style="width:229.8pt;height:178.55pt" o:ole="">
            <v:imagedata r:id="rId16" o:title=""/>
          </v:shape>
          <o:OLEObject Type="Embed" ProgID="Visio.Drawing.11" ShapeID="_x0000_i1028" DrawAspect="Content" ObjectID="_1443638102" r:id="rId17"/>
        </w:object>
      </w:r>
    </w:p>
    <w:p w:rsidR="007D26BD" w:rsidRPr="0054381D" w:rsidRDefault="007D26BD" w:rsidP="00AF6D62">
      <w:pPr>
        <w:pStyle w:val="Style6"/>
        <w:rPr>
          <w:rFonts w:cs="Times New Roman"/>
          <w:lang w:val="en-US"/>
        </w:rPr>
      </w:pPr>
      <w:bookmarkStart w:id="26" w:name="_Ref354689109"/>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4</w:t>
      </w:r>
      <w:r w:rsidR="0010260D" w:rsidRPr="0054381D">
        <w:rPr>
          <w:lang w:val="en-US"/>
        </w:rPr>
        <w:fldChar w:fldCharType="end"/>
      </w:r>
      <w:bookmarkEnd w:id="26"/>
      <w:r w:rsidR="001028F6" w:rsidRPr="0054381D">
        <w:rPr>
          <w:lang w:val="en-US"/>
        </w:rPr>
        <w:t>.</w:t>
      </w:r>
      <w:r w:rsidRPr="0054381D">
        <w:rPr>
          <w:lang w:val="en-US"/>
        </w:rPr>
        <w:t xml:space="preserve"> Change in objects' composition through change of version</w:t>
      </w:r>
    </w:p>
    <w:p w:rsidR="007D26BD" w:rsidRPr="0054381D" w:rsidRDefault="007D26BD" w:rsidP="004A2B1A">
      <w:pPr>
        <w:ind w:firstLine="708"/>
        <w:jc w:val="both"/>
        <w:rPr>
          <w:lang w:val="en-US"/>
        </w:rPr>
      </w:pPr>
      <w:r w:rsidRPr="0054381D">
        <w:rPr>
          <w:lang w:val="en-US"/>
        </w:rPr>
        <w:t xml:space="preserve">Another feature of composed objects is the case of sub-object change </w:t>
      </w:r>
      <w:r w:rsidR="00495942" w:rsidRPr="0054381D">
        <w:rPr>
          <w:lang w:val="en-US"/>
        </w:rPr>
        <w:t xml:space="preserve">when </w:t>
      </w:r>
      <w:r w:rsidRPr="0054381D">
        <w:rPr>
          <w:lang w:val="en-US"/>
        </w:rPr>
        <w:t>we get an indirect change of the composed object (</w:t>
      </w:r>
      <w:r w:rsidR="0010260D" w:rsidRPr="0054381D">
        <w:rPr>
          <w:lang w:val="en-US"/>
        </w:rPr>
        <w:fldChar w:fldCharType="begin"/>
      </w:r>
      <w:r w:rsidRPr="0054381D">
        <w:rPr>
          <w:lang w:val="en-US"/>
        </w:rPr>
        <w:instrText xml:space="preserve"> REF _Ref354689131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5</w:t>
      </w:r>
      <w:r w:rsidR="0010260D" w:rsidRPr="0054381D">
        <w:rPr>
          <w:lang w:val="en-US"/>
        </w:rPr>
        <w:fldChar w:fldCharType="end"/>
      </w:r>
      <w:r w:rsidRPr="0054381D">
        <w:rPr>
          <w:lang w:val="en-US"/>
        </w:rPr>
        <w:t xml:space="preserve">). Let </w:t>
      </w:r>
      <w:r w:rsidR="00495942" w:rsidRPr="0054381D">
        <w:rPr>
          <w:lang w:val="en-US"/>
        </w:rPr>
        <w:t xml:space="preserve">us </w:t>
      </w:r>
      <w:r w:rsidRPr="0054381D">
        <w:rPr>
          <w:lang w:val="en-US"/>
        </w:rPr>
        <w:t xml:space="preserve">look at the example: Let </w:t>
      </w:r>
      <w:r w:rsidR="00682D2E" w:rsidRPr="0054381D">
        <w:rPr>
          <w:lang w:val="en-US"/>
        </w:rPr>
        <w:t>us</w:t>
      </w:r>
      <w:r w:rsidRPr="0054381D">
        <w:rPr>
          <w:lang w:val="en-US"/>
        </w:rPr>
        <w:t xml:space="preserve"> have</w:t>
      </w:r>
      <w:r w:rsidR="00495942" w:rsidRPr="0054381D">
        <w:rPr>
          <w:lang w:val="en-US"/>
        </w:rPr>
        <w:t xml:space="preserve"> a </w:t>
      </w:r>
      <w:r w:rsidRPr="0054381D">
        <w:rPr>
          <w:lang w:val="en-US"/>
        </w:rPr>
        <w:t>change of</w:t>
      </w:r>
      <w:r w:rsidR="00495942" w:rsidRPr="0054381D">
        <w:rPr>
          <w:lang w:val="en-US"/>
        </w:rPr>
        <w:t xml:space="preserve"> a </w:t>
      </w:r>
      <w:r w:rsidRPr="0054381D">
        <w:rPr>
          <w:lang w:val="en-US"/>
        </w:rPr>
        <w:t xml:space="preserve">chair's upholstery from blue to red. In this case not only the version of the upholstery is changed but also the version </w:t>
      </w:r>
      <w:r w:rsidR="00495942" w:rsidRPr="0054381D">
        <w:rPr>
          <w:lang w:val="en-US"/>
        </w:rPr>
        <w:t xml:space="preserve">of the chair. </w:t>
      </w:r>
      <w:r w:rsidR="001028F6" w:rsidRPr="0054381D">
        <w:rPr>
          <w:lang w:val="en-US"/>
        </w:rPr>
        <w:t xml:space="preserve">The </w:t>
      </w:r>
      <w:r w:rsidRPr="0054381D">
        <w:rPr>
          <w:lang w:val="en-US"/>
        </w:rPr>
        <w:t xml:space="preserve">association of an object as a sub-object and removing of association with </w:t>
      </w:r>
      <w:r w:rsidR="001028F6" w:rsidRPr="0054381D">
        <w:rPr>
          <w:lang w:val="en-US"/>
        </w:rPr>
        <w:t xml:space="preserve">a </w:t>
      </w:r>
      <w:r w:rsidRPr="0054381D">
        <w:rPr>
          <w:lang w:val="en-US"/>
        </w:rPr>
        <w:t>sub-object and its transformation to</w:t>
      </w:r>
      <w:r w:rsidR="00495942" w:rsidRPr="0054381D">
        <w:rPr>
          <w:lang w:val="en-US"/>
        </w:rPr>
        <w:t xml:space="preserve"> a</w:t>
      </w:r>
      <w:r w:rsidRPr="0054381D">
        <w:rPr>
          <w:lang w:val="en-US"/>
        </w:rPr>
        <w:t xml:space="preserve"> simple object</w:t>
      </w:r>
      <w:r w:rsidR="001028F6" w:rsidRPr="0054381D">
        <w:rPr>
          <w:lang w:val="en-US"/>
        </w:rPr>
        <w:t xml:space="preserve"> could be regarded as a special case of sub-object change</w:t>
      </w:r>
      <w:r w:rsidRPr="0054381D">
        <w:rPr>
          <w:lang w:val="en-US"/>
        </w:rPr>
        <w:t>.</w:t>
      </w:r>
    </w:p>
    <w:p w:rsidR="007D26BD" w:rsidRPr="0054381D" w:rsidRDefault="005208EC" w:rsidP="00021600">
      <w:pPr>
        <w:pStyle w:val="Caption"/>
        <w:keepNext/>
        <w:rPr>
          <w:lang w:val="en-US"/>
        </w:rPr>
      </w:pPr>
      <w:r w:rsidRPr="0054381D">
        <w:rPr>
          <w:lang w:val="en-US"/>
        </w:rPr>
        <w:object w:dxaOrig="6593" w:dyaOrig="1605">
          <v:shape id="_x0000_i1029" type="#_x0000_t75" style="width:330.05pt;height:80.05pt" o:ole="">
            <v:imagedata r:id="rId18" o:title=""/>
          </v:shape>
          <o:OLEObject Type="Embed" ProgID="Visio.Drawing.11" ShapeID="_x0000_i1029" DrawAspect="Content" ObjectID="_1443638103" r:id="rId19"/>
        </w:object>
      </w:r>
    </w:p>
    <w:p w:rsidR="007D26BD" w:rsidRPr="0054381D" w:rsidRDefault="007D26BD" w:rsidP="00AF6D62">
      <w:pPr>
        <w:pStyle w:val="Style6"/>
        <w:rPr>
          <w:rFonts w:cs="Times New Roman"/>
          <w:lang w:val="en-US"/>
        </w:rPr>
      </w:pPr>
      <w:bookmarkStart w:id="27" w:name="_Ref354689131"/>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5</w:t>
      </w:r>
      <w:r w:rsidR="0010260D" w:rsidRPr="0054381D">
        <w:rPr>
          <w:lang w:val="en-US"/>
        </w:rPr>
        <w:fldChar w:fldCharType="end"/>
      </w:r>
      <w:bookmarkEnd w:id="27"/>
      <w:r w:rsidR="001028F6" w:rsidRPr="0054381D">
        <w:rPr>
          <w:lang w:val="en-US"/>
        </w:rPr>
        <w:t>.</w:t>
      </w:r>
      <w:r w:rsidRPr="0054381D">
        <w:rPr>
          <w:lang w:val="en-US"/>
        </w:rPr>
        <w:t xml:space="preserve"> Indirect change of version of composed object in case of its sub-object change</w:t>
      </w:r>
    </w:p>
    <w:p w:rsidR="007D26BD" w:rsidRPr="0054381D" w:rsidRDefault="007D26BD" w:rsidP="004A2B1A">
      <w:pPr>
        <w:ind w:firstLine="708"/>
        <w:jc w:val="both"/>
        <w:rPr>
          <w:lang w:val="en-US"/>
        </w:rPr>
      </w:pPr>
      <w:r w:rsidRPr="0054381D">
        <w:rPr>
          <w:lang w:val="en-US"/>
        </w:rPr>
        <w:t xml:space="preserve">The opposite case </w:t>
      </w:r>
      <w:r w:rsidR="00A42E00">
        <w:rPr>
          <w:lang w:val="en-US"/>
        </w:rPr>
        <w:t>–</w:t>
      </w:r>
      <w:r w:rsidR="00A42E00" w:rsidRPr="0054381D">
        <w:rPr>
          <w:lang w:val="en-US"/>
        </w:rPr>
        <w:t xml:space="preserve"> </w:t>
      </w:r>
      <w:r w:rsidRPr="0054381D">
        <w:rPr>
          <w:lang w:val="en-US"/>
        </w:rPr>
        <w:t xml:space="preserve">when we have a change in </w:t>
      </w:r>
      <w:r w:rsidR="00A42E00">
        <w:rPr>
          <w:lang w:val="en-US"/>
        </w:rPr>
        <w:t xml:space="preserve">the </w:t>
      </w:r>
      <w:r w:rsidRPr="0054381D">
        <w:rPr>
          <w:lang w:val="en-US"/>
        </w:rPr>
        <w:t xml:space="preserve">super-object </w:t>
      </w:r>
      <w:r w:rsidR="00A42E00">
        <w:rPr>
          <w:lang w:val="en-US"/>
        </w:rPr>
        <w:t>–</w:t>
      </w:r>
      <w:r w:rsidR="00A42E00" w:rsidRPr="0054381D">
        <w:rPr>
          <w:lang w:val="en-US"/>
        </w:rPr>
        <w:t xml:space="preserve"> </w:t>
      </w:r>
      <w:r w:rsidR="004A2B1A" w:rsidRPr="0054381D">
        <w:rPr>
          <w:lang w:val="en-US"/>
        </w:rPr>
        <w:t>does</w:t>
      </w:r>
      <w:r w:rsidR="00495942" w:rsidRPr="0054381D">
        <w:rPr>
          <w:lang w:val="en-US"/>
        </w:rPr>
        <w:t xml:space="preserve"> no</w:t>
      </w:r>
      <w:r w:rsidRPr="0054381D">
        <w:rPr>
          <w:lang w:val="en-US"/>
        </w:rPr>
        <w:t>t mean that</w:t>
      </w:r>
      <w:r w:rsidR="00495942" w:rsidRPr="0054381D">
        <w:rPr>
          <w:lang w:val="en-US"/>
        </w:rPr>
        <w:t xml:space="preserve"> the</w:t>
      </w:r>
      <w:r w:rsidRPr="0054381D">
        <w:rPr>
          <w:lang w:val="en-US"/>
        </w:rPr>
        <w:t xml:space="preserve"> version of its sub-objects is changed. So if you have a chair with three legs and red upholstery, the addition of </w:t>
      </w:r>
      <w:r w:rsidR="00A42E00">
        <w:rPr>
          <w:lang w:val="en-US"/>
        </w:rPr>
        <w:t>a</w:t>
      </w:r>
      <w:r w:rsidR="00A42E00" w:rsidRPr="0054381D">
        <w:rPr>
          <w:lang w:val="en-US"/>
        </w:rPr>
        <w:t xml:space="preserve"> </w:t>
      </w:r>
      <w:r w:rsidR="00495942" w:rsidRPr="0054381D">
        <w:rPr>
          <w:lang w:val="en-US"/>
        </w:rPr>
        <w:t xml:space="preserve">fourth leg </w:t>
      </w:r>
      <w:r w:rsidR="00A42E00">
        <w:rPr>
          <w:lang w:val="en-US"/>
        </w:rPr>
        <w:t>to</w:t>
      </w:r>
      <w:r w:rsidR="00A42E00" w:rsidRPr="0054381D">
        <w:rPr>
          <w:lang w:val="en-US"/>
        </w:rPr>
        <w:t xml:space="preserve"> </w:t>
      </w:r>
      <w:r w:rsidR="00495942" w:rsidRPr="0054381D">
        <w:rPr>
          <w:lang w:val="en-US"/>
        </w:rPr>
        <w:t>the chair does not</w:t>
      </w:r>
      <w:r w:rsidRPr="0054381D">
        <w:rPr>
          <w:lang w:val="en-US"/>
        </w:rPr>
        <w:t xml:space="preserve"> change </w:t>
      </w:r>
      <w:r w:rsidR="00495942" w:rsidRPr="0054381D">
        <w:rPr>
          <w:lang w:val="en-US"/>
        </w:rPr>
        <w:t xml:space="preserve">the </w:t>
      </w:r>
      <w:r w:rsidRPr="0054381D">
        <w:rPr>
          <w:lang w:val="en-US"/>
        </w:rPr>
        <w:t xml:space="preserve">version of </w:t>
      </w:r>
      <w:r w:rsidR="00A42E00">
        <w:rPr>
          <w:lang w:val="en-US"/>
        </w:rPr>
        <w:t xml:space="preserve">the </w:t>
      </w:r>
      <w:r w:rsidRPr="0054381D">
        <w:rPr>
          <w:lang w:val="en-US"/>
        </w:rPr>
        <w:t>red upholstery's sub-object. (</w:t>
      </w:r>
      <w:r w:rsidR="0010260D" w:rsidRPr="0054381D">
        <w:rPr>
          <w:lang w:val="en-US"/>
        </w:rPr>
        <w:fldChar w:fldCharType="begin"/>
      </w:r>
      <w:r w:rsidRPr="0054381D">
        <w:rPr>
          <w:lang w:val="en-US"/>
        </w:rPr>
        <w:instrText xml:space="preserve"> REF _Ref354689370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6</w:t>
      </w:r>
      <w:r w:rsidR="0010260D" w:rsidRPr="0054381D">
        <w:rPr>
          <w:lang w:val="en-US"/>
        </w:rPr>
        <w:fldChar w:fldCharType="end"/>
      </w:r>
      <w:r w:rsidRPr="0054381D">
        <w:rPr>
          <w:lang w:val="en-US"/>
        </w:rPr>
        <w:t>)</w:t>
      </w:r>
      <w:r w:rsidRPr="0054381D">
        <w:rPr>
          <w:lang w:val="en-US"/>
        </w:rPr>
        <w:tab/>
        <w:t xml:space="preserve"> </w:t>
      </w:r>
    </w:p>
    <w:p w:rsidR="007D26BD" w:rsidRPr="0054381D" w:rsidRDefault="005208EC" w:rsidP="00021600">
      <w:pPr>
        <w:pStyle w:val="Caption"/>
        <w:keepNext/>
        <w:rPr>
          <w:lang w:val="en-US"/>
        </w:rPr>
      </w:pPr>
      <w:r w:rsidRPr="0054381D">
        <w:rPr>
          <w:lang w:val="en-US"/>
        </w:rPr>
        <w:object w:dxaOrig="2625" w:dyaOrig="1811">
          <v:shape id="_x0000_i1030" type="#_x0000_t75" style="width:131.35pt;height:91pt" o:ole="">
            <v:imagedata r:id="rId20" o:title=""/>
          </v:shape>
          <o:OLEObject Type="Embed" ProgID="Visio.Drawing.11" ShapeID="_x0000_i1030" DrawAspect="Content" ObjectID="_1443638104" r:id="rId21"/>
        </w:object>
      </w:r>
    </w:p>
    <w:p w:rsidR="007D26BD" w:rsidRPr="0054381D" w:rsidRDefault="007D26BD" w:rsidP="00AF6D62">
      <w:pPr>
        <w:pStyle w:val="Style6"/>
        <w:rPr>
          <w:rFonts w:cs="Times New Roman"/>
          <w:lang w:val="en-US"/>
        </w:rPr>
      </w:pPr>
      <w:bookmarkStart w:id="28" w:name="_Ref354689370"/>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6</w:t>
      </w:r>
      <w:r w:rsidR="0010260D" w:rsidRPr="0054381D">
        <w:rPr>
          <w:lang w:val="en-US"/>
        </w:rPr>
        <w:fldChar w:fldCharType="end"/>
      </w:r>
      <w:bookmarkEnd w:id="28"/>
      <w:r w:rsidR="001028F6" w:rsidRPr="0054381D">
        <w:rPr>
          <w:lang w:val="en-US"/>
        </w:rPr>
        <w:t>.</w:t>
      </w:r>
      <w:r w:rsidRPr="0054381D">
        <w:rPr>
          <w:lang w:val="en-US"/>
        </w:rPr>
        <w:t xml:space="preserve"> Change in super-object doesn't affect the version of sub-object</w:t>
      </w:r>
    </w:p>
    <w:p w:rsidR="007D26BD" w:rsidRPr="0054381D" w:rsidRDefault="001028F6" w:rsidP="00710468">
      <w:pPr>
        <w:ind w:firstLine="708"/>
        <w:rPr>
          <w:lang w:val="en-US"/>
        </w:rPr>
      </w:pPr>
      <w:r w:rsidRPr="0054381D">
        <w:rPr>
          <w:lang w:val="en-US"/>
        </w:rPr>
        <w:t xml:space="preserve">A consequence can be </w:t>
      </w:r>
      <w:r w:rsidR="00A42E00" w:rsidRPr="0054381D">
        <w:rPr>
          <w:lang w:val="en-US"/>
        </w:rPr>
        <w:t>de</w:t>
      </w:r>
      <w:r w:rsidR="00A42E00">
        <w:rPr>
          <w:lang w:val="en-US"/>
        </w:rPr>
        <w:t>duc</w:t>
      </w:r>
      <w:r w:rsidR="00A42E00" w:rsidRPr="0054381D">
        <w:rPr>
          <w:lang w:val="en-US"/>
        </w:rPr>
        <w:t xml:space="preserve">ed </w:t>
      </w:r>
      <w:r w:rsidRPr="0054381D">
        <w:rPr>
          <w:lang w:val="en-US"/>
        </w:rPr>
        <w:t xml:space="preserve">from </w:t>
      </w:r>
      <w:r w:rsidR="00495942" w:rsidRPr="0054381D">
        <w:rPr>
          <w:lang w:val="en-US"/>
        </w:rPr>
        <w:t>t</w:t>
      </w:r>
      <w:r w:rsidR="007D26BD" w:rsidRPr="0054381D">
        <w:rPr>
          <w:lang w:val="en-US"/>
        </w:rPr>
        <w:t>he last two rules:</w:t>
      </w:r>
    </w:p>
    <w:p w:rsidR="007D26BD" w:rsidRPr="0054381D" w:rsidRDefault="007D26BD" w:rsidP="004A2B1A">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4"/>
          <w:szCs w:val="24"/>
          <w:lang w:val="en-US"/>
        </w:rPr>
      </w:pPr>
      <w:bookmarkStart w:id="29" w:name="_Ref327394651"/>
      <w:r w:rsidRPr="0054381D">
        <w:rPr>
          <w:rFonts w:ascii="Calibri" w:hAnsi="Calibri" w:cs="Calibri"/>
          <w:sz w:val="24"/>
          <w:szCs w:val="24"/>
          <w:lang w:val="en-US"/>
        </w:rPr>
        <w:lastRenderedPageBreak/>
        <w:t>Changing the version of a sub-object for a super-object does</w:t>
      </w:r>
      <w:r w:rsidR="00495942" w:rsidRPr="0054381D">
        <w:rPr>
          <w:rFonts w:ascii="Calibri" w:hAnsi="Calibri" w:cs="Calibri"/>
          <w:sz w:val="24"/>
          <w:szCs w:val="24"/>
          <w:lang w:val="en-US"/>
        </w:rPr>
        <w:t xml:space="preserve"> no</w:t>
      </w:r>
      <w:r w:rsidRPr="0054381D">
        <w:rPr>
          <w:rFonts w:ascii="Calibri" w:hAnsi="Calibri" w:cs="Calibri"/>
          <w:sz w:val="24"/>
          <w:szCs w:val="24"/>
          <w:lang w:val="en-US"/>
        </w:rPr>
        <w:t>t affect the versions of its sibling sub-objects (</w:t>
      </w:r>
      <w:fldSimple w:instr=" REF _Ref354689131 \h  \* MERGEFORMAT ">
        <w:r w:rsidR="00AC2316" w:rsidRPr="0054381D">
          <w:rPr>
            <w:rFonts w:ascii="Calibri" w:hAnsi="Calibri" w:cs="Calibri"/>
            <w:sz w:val="24"/>
            <w:szCs w:val="24"/>
            <w:lang w:val="en-US"/>
          </w:rPr>
          <w:t>Figure 5</w:t>
        </w:r>
      </w:fldSimple>
      <w:r w:rsidRPr="0054381D">
        <w:rPr>
          <w:rFonts w:ascii="Calibri" w:hAnsi="Calibri" w:cs="Calibri"/>
          <w:sz w:val="24"/>
          <w:szCs w:val="24"/>
          <w:lang w:val="en-US"/>
        </w:rPr>
        <w:t>).</w:t>
      </w:r>
      <w:bookmarkEnd w:id="29"/>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p>
    <w:p w:rsidR="007D26BD" w:rsidRPr="0054381D" w:rsidRDefault="007D26BD">
      <w:pPr>
        <w:rPr>
          <w:b/>
          <w:bCs/>
          <w:lang w:val="en-US"/>
        </w:rPr>
      </w:pPr>
      <w:r w:rsidRPr="0054381D">
        <w:rPr>
          <w:b/>
          <w:bCs/>
          <w:lang w:val="en-US"/>
        </w:rPr>
        <w:t>3. Model of Hierarchical composed workspaces</w:t>
      </w:r>
    </w:p>
    <w:p w:rsidR="007D26BD" w:rsidRPr="0054381D" w:rsidRDefault="00495942" w:rsidP="004A2B1A">
      <w:pPr>
        <w:ind w:firstLine="708"/>
        <w:jc w:val="both"/>
        <w:rPr>
          <w:lang w:val="en-US"/>
        </w:rPr>
      </w:pPr>
      <w:bookmarkStart w:id="30" w:name="_Toc280886738"/>
      <w:bookmarkStart w:id="31" w:name="_Toc285463801"/>
      <w:bookmarkStart w:id="32" w:name="_Toc286999542"/>
      <w:r w:rsidRPr="0054381D">
        <w:rPr>
          <w:lang w:val="en-US"/>
        </w:rPr>
        <w:t>The f</w:t>
      </w:r>
      <w:r w:rsidR="007D26BD" w:rsidRPr="0054381D">
        <w:rPr>
          <w:lang w:val="en-US"/>
        </w:rPr>
        <w:t>irst model we are going to examine is the model of hierarchical composed workspaces. Within the model the following definitions will be used:</w:t>
      </w:r>
    </w:p>
    <w:p w:rsidR="007D26BD" w:rsidRPr="0054381D" w:rsidRDefault="00BD3B86"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33" w:name="_Ref327391967"/>
      <w:r>
        <w:rPr>
          <w:rFonts w:ascii="Calibri" w:hAnsi="Calibri" w:cs="Calibri"/>
          <w:sz w:val="22"/>
          <w:szCs w:val="22"/>
          <w:lang w:val="en-US"/>
        </w:rPr>
        <w:t>A p</w:t>
      </w:r>
      <w:r w:rsidRPr="0054381D">
        <w:rPr>
          <w:rFonts w:ascii="Calibri" w:hAnsi="Calibri" w:cs="Calibri"/>
          <w:sz w:val="22"/>
          <w:szCs w:val="22"/>
          <w:lang w:val="en-US"/>
        </w:rPr>
        <w:t xml:space="preserve">roduct </w:t>
      </w:r>
      <w:r w:rsidR="007D26BD" w:rsidRPr="0054381D">
        <w:rPr>
          <w:rFonts w:ascii="Calibri" w:hAnsi="Calibri" w:cs="Calibri"/>
          <w:sz w:val="22"/>
          <w:szCs w:val="22"/>
          <w:lang w:val="en-US"/>
        </w:rPr>
        <w:t xml:space="preserve">is the </w:t>
      </w:r>
      <w:r w:rsidR="001028F6" w:rsidRPr="0054381D">
        <w:rPr>
          <w:rFonts w:ascii="Calibri" w:hAnsi="Calibri" w:cs="Calibri"/>
          <w:sz w:val="22"/>
          <w:szCs w:val="22"/>
          <w:lang w:val="en-US"/>
        </w:rPr>
        <w:t>o</w:t>
      </w:r>
      <w:r w:rsidR="007D26BD" w:rsidRPr="0054381D">
        <w:rPr>
          <w:rFonts w:ascii="Calibri" w:hAnsi="Calibri" w:cs="Calibri"/>
          <w:sz w:val="22"/>
          <w:szCs w:val="22"/>
          <w:lang w:val="en-US"/>
        </w:rPr>
        <w:t>bject of material or immat</w:t>
      </w:r>
      <w:r w:rsidR="0005761E" w:rsidRPr="0054381D">
        <w:rPr>
          <w:rFonts w:ascii="Calibri" w:hAnsi="Calibri" w:cs="Calibri"/>
          <w:sz w:val="22"/>
          <w:szCs w:val="22"/>
          <w:lang w:val="en-US"/>
        </w:rPr>
        <w:t>erial manufacturing, which after</w:t>
      </w:r>
      <w:r w:rsidR="007D26BD" w:rsidRPr="0054381D">
        <w:rPr>
          <w:rFonts w:ascii="Calibri" w:hAnsi="Calibri" w:cs="Calibri"/>
          <w:sz w:val="22"/>
          <w:szCs w:val="22"/>
          <w:lang w:val="en-US"/>
        </w:rPr>
        <w:t xml:space="preserve"> its creation can be reproduced and distributed to customers</w:t>
      </w:r>
      <w:bookmarkEnd w:id="33"/>
      <w:r w:rsidR="007D26BD" w:rsidRPr="0054381D">
        <w:rPr>
          <w:rFonts w:ascii="Calibri" w:hAnsi="Calibri" w:cs="Calibri"/>
          <w:sz w:val="22"/>
          <w:szCs w:val="22"/>
          <w:lang w:val="en-US"/>
        </w:rPr>
        <w:t>.</w:t>
      </w:r>
    </w:p>
    <w:p w:rsidR="007D26BD" w:rsidRPr="0054381D" w:rsidRDefault="00BD3B86"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34" w:name="_Ref327391992"/>
      <w:r>
        <w:rPr>
          <w:rFonts w:ascii="Calibri" w:hAnsi="Calibri" w:cs="Calibri"/>
          <w:sz w:val="22"/>
          <w:szCs w:val="22"/>
          <w:lang w:val="en-US"/>
        </w:rPr>
        <w:t>A p</w:t>
      </w:r>
      <w:r w:rsidRPr="0054381D">
        <w:rPr>
          <w:rFonts w:ascii="Calibri" w:hAnsi="Calibri" w:cs="Calibri"/>
          <w:sz w:val="22"/>
          <w:szCs w:val="22"/>
          <w:lang w:val="en-US"/>
        </w:rPr>
        <w:t xml:space="preserve">roduct </w:t>
      </w:r>
      <w:r w:rsidR="007D26BD" w:rsidRPr="0054381D">
        <w:rPr>
          <w:rFonts w:ascii="Calibri" w:hAnsi="Calibri" w:cs="Calibri"/>
          <w:sz w:val="22"/>
          <w:szCs w:val="22"/>
          <w:lang w:val="en-US"/>
        </w:rPr>
        <w:t xml:space="preserve">release is a fixed version that has passed </w:t>
      </w:r>
      <w:r>
        <w:rPr>
          <w:rFonts w:ascii="Calibri" w:hAnsi="Calibri" w:cs="Calibri"/>
          <w:sz w:val="22"/>
          <w:szCs w:val="22"/>
          <w:lang w:val="en-US"/>
        </w:rPr>
        <w:t>a</w:t>
      </w:r>
      <w:r w:rsidR="007D26BD" w:rsidRPr="0054381D">
        <w:rPr>
          <w:rFonts w:ascii="Calibri" w:hAnsi="Calibri" w:cs="Calibri"/>
          <w:sz w:val="22"/>
          <w:szCs w:val="22"/>
          <w:lang w:val="en-US"/>
        </w:rPr>
        <w:t xml:space="preserve"> certain </w:t>
      </w:r>
      <w:r>
        <w:rPr>
          <w:rFonts w:ascii="Calibri" w:hAnsi="Calibri" w:cs="Calibri"/>
          <w:sz w:val="22"/>
          <w:szCs w:val="22"/>
          <w:lang w:val="en-US"/>
        </w:rPr>
        <w:t>number</w:t>
      </w:r>
      <w:r w:rsidRPr="0054381D">
        <w:rPr>
          <w:rFonts w:ascii="Calibri" w:hAnsi="Calibri" w:cs="Calibri"/>
          <w:sz w:val="22"/>
          <w:szCs w:val="22"/>
          <w:lang w:val="en-US"/>
        </w:rPr>
        <w:t xml:space="preserve"> </w:t>
      </w:r>
      <w:r w:rsidR="0005761E" w:rsidRPr="0054381D">
        <w:rPr>
          <w:rFonts w:ascii="Calibri" w:hAnsi="Calibri" w:cs="Calibri"/>
          <w:sz w:val="22"/>
          <w:szCs w:val="22"/>
          <w:lang w:val="en-US"/>
        </w:rPr>
        <w:t>of</w:t>
      </w:r>
      <w:r w:rsidR="007D26BD" w:rsidRPr="0054381D">
        <w:rPr>
          <w:rFonts w:ascii="Calibri" w:hAnsi="Calibri" w:cs="Calibri"/>
          <w:sz w:val="22"/>
          <w:szCs w:val="22"/>
          <w:lang w:val="en-US"/>
        </w:rPr>
        <w:t xml:space="preserve"> controls and meets the criteria of quality, safety and security. Only product releases are distributed to customers. Versions that are not release</w:t>
      </w:r>
      <w:r w:rsidR="0005761E" w:rsidRPr="0054381D">
        <w:rPr>
          <w:rFonts w:ascii="Calibri" w:hAnsi="Calibri" w:cs="Calibri"/>
          <w:sz w:val="22"/>
          <w:szCs w:val="22"/>
          <w:lang w:val="en-US"/>
        </w:rPr>
        <w:t xml:space="preserve">d are </w:t>
      </w:r>
      <w:r w:rsidR="007D26BD" w:rsidRPr="0054381D">
        <w:rPr>
          <w:rFonts w:ascii="Calibri" w:hAnsi="Calibri" w:cs="Calibri"/>
          <w:sz w:val="22"/>
          <w:szCs w:val="22"/>
          <w:lang w:val="en-US"/>
        </w:rPr>
        <w:t>called practice working versions.</w:t>
      </w:r>
      <w:bookmarkEnd w:id="34"/>
      <w:r w:rsidR="007D26BD" w:rsidRPr="0054381D">
        <w:rPr>
          <w:rFonts w:ascii="Calibri" w:hAnsi="Calibri" w:cs="Calibri"/>
          <w:sz w:val="22"/>
          <w:szCs w:val="22"/>
          <w:lang w:val="en-US"/>
        </w:rPr>
        <w:t xml:space="preserve"> </w:t>
      </w:r>
    </w:p>
    <w:p w:rsidR="007D26BD" w:rsidRPr="0054381D" w:rsidRDefault="00BD3B86"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35" w:name="_Ref327392029"/>
      <w:r>
        <w:rPr>
          <w:rFonts w:ascii="Calibri" w:hAnsi="Calibri" w:cs="Calibri"/>
          <w:sz w:val="22"/>
          <w:szCs w:val="22"/>
          <w:lang w:val="en-US"/>
        </w:rPr>
        <w:t>A w</w:t>
      </w:r>
      <w:r w:rsidRPr="0054381D">
        <w:rPr>
          <w:rFonts w:ascii="Calibri" w:hAnsi="Calibri" w:cs="Calibri"/>
          <w:sz w:val="22"/>
          <w:szCs w:val="22"/>
          <w:lang w:val="en-US"/>
        </w:rPr>
        <w:t xml:space="preserve">orkspace </w:t>
      </w:r>
      <w:r w:rsidR="007D26BD" w:rsidRPr="0054381D">
        <w:rPr>
          <w:rFonts w:ascii="Calibri" w:hAnsi="Calibri" w:cs="Calibri"/>
          <w:sz w:val="22"/>
          <w:szCs w:val="22"/>
          <w:lang w:val="en-US"/>
        </w:rPr>
        <w:t>is a location where certain activities are carried out on the development of a version of a product.</w:t>
      </w:r>
      <w:bookmarkEnd w:id="35"/>
      <w:r w:rsidR="007D26BD" w:rsidRPr="0054381D">
        <w:rPr>
          <w:rFonts w:ascii="Calibri" w:hAnsi="Calibri" w:cs="Calibri"/>
          <w:sz w:val="22"/>
          <w:szCs w:val="22"/>
          <w:lang w:val="en-US"/>
        </w:rPr>
        <w:t xml:space="preserve"> </w:t>
      </w:r>
    </w:p>
    <w:p w:rsidR="007D26BD" w:rsidRPr="0054381D" w:rsidRDefault="0005761E"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36" w:name="_Ref327392051"/>
      <w:r w:rsidRPr="0054381D">
        <w:rPr>
          <w:rFonts w:ascii="Calibri" w:hAnsi="Calibri" w:cs="Calibri"/>
          <w:sz w:val="22"/>
          <w:szCs w:val="22"/>
          <w:lang w:val="en-US"/>
        </w:rPr>
        <w:t>A main workspace is</w:t>
      </w:r>
      <w:r w:rsidR="007D26BD" w:rsidRPr="0054381D">
        <w:rPr>
          <w:rFonts w:ascii="Calibri" w:hAnsi="Calibri" w:cs="Calibri"/>
          <w:sz w:val="22"/>
          <w:szCs w:val="22"/>
          <w:lang w:val="en-US"/>
        </w:rPr>
        <w:t xml:space="preserve"> </w:t>
      </w:r>
      <w:r w:rsidRPr="0054381D">
        <w:rPr>
          <w:rFonts w:ascii="Calibri" w:hAnsi="Calibri" w:cs="Calibri"/>
          <w:sz w:val="22"/>
          <w:szCs w:val="22"/>
          <w:lang w:val="en-US"/>
        </w:rPr>
        <w:t>a workspace</w:t>
      </w:r>
      <w:r w:rsidR="007D26BD" w:rsidRPr="0054381D">
        <w:rPr>
          <w:rFonts w:ascii="Calibri" w:hAnsi="Calibri" w:cs="Calibri"/>
          <w:sz w:val="22"/>
          <w:szCs w:val="22"/>
          <w:lang w:val="en-US"/>
        </w:rPr>
        <w:t xml:space="preserve"> </w:t>
      </w:r>
      <w:r w:rsidR="001028F6" w:rsidRPr="0054381D">
        <w:rPr>
          <w:rFonts w:ascii="Calibri" w:hAnsi="Calibri" w:cs="Calibri"/>
          <w:sz w:val="22"/>
          <w:szCs w:val="22"/>
          <w:lang w:val="en-US"/>
        </w:rPr>
        <w:t>where</w:t>
      </w:r>
      <w:r w:rsidR="007D26BD" w:rsidRPr="0054381D">
        <w:rPr>
          <w:rFonts w:ascii="Calibri" w:hAnsi="Calibri" w:cs="Calibri"/>
          <w:sz w:val="22"/>
          <w:szCs w:val="22"/>
          <w:lang w:val="en-US"/>
        </w:rPr>
        <w:t xml:space="preserve"> </w:t>
      </w:r>
      <w:r w:rsidR="007D26BD" w:rsidRPr="0054381D">
        <w:rPr>
          <w:rFonts w:ascii="Arial Unicode MS" w:eastAsia="Arial Unicode MS" w:hAnsi="Arial Unicode MS" w:cs="Arial Unicode MS"/>
          <w:sz w:val="22"/>
          <w:szCs w:val="22"/>
          <w:lang w:val="en-US"/>
        </w:rPr>
        <w:t>​​</w:t>
      </w:r>
      <w:r w:rsidR="007D26BD" w:rsidRPr="0054381D">
        <w:rPr>
          <w:rFonts w:ascii="Calibri" w:hAnsi="Calibri" w:cs="Calibri"/>
          <w:sz w:val="22"/>
          <w:szCs w:val="22"/>
          <w:lang w:val="en-US"/>
        </w:rPr>
        <w:t>the final preparation of equipment and product release</w:t>
      </w:r>
      <w:r w:rsidR="001028F6" w:rsidRPr="0054381D">
        <w:rPr>
          <w:rFonts w:ascii="Calibri" w:hAnsi="Calibri" w:cs="Calibri"/>
          <w:sz w:val="22"/>
          <w:szCs w:val="22"/>
          <w:lang w:val="en-US"/>
        </w:rPr>
        <w:t xml:space="preserve"> is made</w:t>
      </w:r>
      <w:r w:rsidR="007D26BD" w:rsidRPr="0054381D">
        <w:rPr>
          <w:rFonts w:ascii="Calibri" w:hAnsi="Calibri" w:cs="Calibri"/>
          <w:sz w:val="22"/>
          <w:szCs w:val="22"/>
          <w:lang w:val="en-US"/>
        </w:rPr>
        <w:t>.</w:t>
      </w:r>
      <w:bookmarkEnd w:id="36"/>
      <w:r w:rsidR="007D26BD" w:rsidRPr="0054381D">
        <w:rPr>
          <w:rFonts w:ascii="Calibri" w:hAnsi="Calibri" w:cs="Calibri"/>
          <w:sz w:val="22"/>
          <w:szCs w:val="22"/>
          <w:lang w:val="en-US"/>
        </w:rPr>
        <w:t xml:space="preserve"> </w:t>
      </w:r>
    </w:p>
    <w:p w:rsidR="007D26BD" w:rsidRPr="0054381D" w:rsidRDefault="00BD3B86" w:rsidP="004A2B1A">
      <w:pPr>
        <w:ind w:firstLine="708"/>
        <w:jc w:val="both"/>
        <w:rPr>
          <w:lang w:val="en-US"/>
        </w:rPr>
      </w:pPr>
      <w:r>
        <w:rPr>
          <w:lang w:val="en-US"/>
        </w:rPr>
        <w:t>The a</w:t>
      </w:r>
      <w:r w:rsidRPr="0054381D">
        <w:rPr>
          <w:lang w:val="en-US"/>
        </w:rPr>
        <w:t xml:space="preserve">rrangement </w:t>
      </w:r>
      <w:r w:rsidR="007D26BD" w:rsidRPr="0054381D">
        <w:rPr>
          <w:lang w:val="en-US"/>
        </w:rPr>
        <w:t>(composition) of the workspace is taken to provide opportunity for each participant in</w:t>
      </w:r>
      <w:r w:rsidR="001028F6" w:rsidRPr="0054381D">
        <w:rPr>
          <w:lang w:val="en-US"/>
        </w:rPr>
        <w:t xml:space="preserve"> the</w:t>
      </w:r>
      <w:r w:rsidR="007D26BD" w:rsidRPr="0054381D">
        <w:rPr>
          <w:lang w:val="en-US"/>
        </w:rPr>
        <w:t xml:space="preserve"> product development process and its releases to carry out activities both individually and </w:t>
      </w:r>
      <w:r w:rsidR="001028F6" w:rsidRPr="0054381D">
        <w:rPr>
          <w:lang w:val="en-US"/>
        </w:rPr>
        <w:t xml:space="preserve">in </w:t>
      </w:r>
      <w:r w:rsidR="007D26BD" w:rsidRPr="0054381D">
        <w:rPr>
          <w:lang w:val="en-US"/>
        </w:rPr>
        <w:t>cooperati</w:t>
      </w:r>
      <w:r w:rsidR="001028F6" w:rsidRPr="0054381D">
        <w:rPr>
          <w:lang w:val="en-US"/>
        </w:rPr>
        <w:t>on</w:t>
      </w:r>
      <w:r w:rsidR="007D26BD" w:rsidRPr="0054381D">
        <w:rPr>
          <w:lang w:val="en-US"/>
        </w:rPr>
        <w:t xml:space="preserve"> with other participants. </w:t>
      </w:r>
      <w:r w:rsidR="001028F6" w:rsidRPr="0054381D">
        <w:rPr>
          <w:lang w:val="en-US"/>
        </w:rPr>
        <w:t>It is</w:t>
      </w:r>
      <w:r w:rsidR="007D26BD" w:rsidRPr="0054381D">
        <w:rPr>
          <w:lang w:val="en-US"/>
        </w:rPr>
        <w:t xml:space="preserve"> </w:t>
      </w:r>
      <w:r w:rsidR="0005761E" w:rsidRPr="0054381D">
        <w:rPr>
          <w:lang w:val="en-US"/>
        </w:rPr>
        <w:t xml:space="preserve">the </w:t>
      </w:r>
      <w:r w:rsidR="007D26BD" w:rsidRPr="0054381D">
        <w:rPr>
          <w:lang w:val="en-US"/>
        </w:rPr>
        <w:t xml:space="preserve">workspace </w:t>
      </w:r>
      <w:r w:rsidR="001028F6" w:rsidRPr="0054381D">
        <w:rPr>
          <w:lang w:val="en-US"/>
        </w:rPr>
        <w:t xml:space="preserve">that </w:t>
      </w:r>
      <w:r w:rsidR="007D26BD" w:rsidRPr="0054381D">
        <w:rPr>
          <w:lang w:val="en-US"/>
        </w:rPr>
        <w:t xml:space="preserve">provides the opportunity for independent work </w:t>
      </w:r>
      <w:r w:rsidR="001028F6" w:rsidRPr="0054381D">
        <w:rPr>
          <w:lang w:val="en-US"/>
        </w:rPr>
        <w:t>which</w:t>
      </w:r>
      <w:r w:rsidR="007D26BD" w:rsidRPr="0054381D">
        <w:rPr>
          <w:lang w:val="en-US"/>
        </w:rPr>
        <w:t xml:space="preserve"> does not affect </w:t>
      </w:r>
      <w:r w:rsidR="0005761E" w:rsidRPr="0054381D">
        <w:rPr>
          <w:lang w:val="en-US"/>
        </w:rPr>
        <w:t>nor is</w:t>
      </w:r>
      <w:r w:rsidR="007D26BD" w:rsidRPr="0054381D">
        <w:rPr>
          <w:lang w:val="en-US"/>
        </w:rPr>
        <w:t xml:space="preserve"> affected by the work of other participants. On the other hand, composing workspaces in a hierarchy </w:t>
      </w:r>
      <w:r w:rsidR="0005761E" w:rsidRPr="0054381D">
        <w:rPr>
          <w:lang w:val="en-US"/>
        </w:rPr>
        <w:t xml:space="preserve">is </w:t>
      </w:r>
      <w:r w:rsidR="007D26BD" w:rsidRPr="0054381D">
        <w:rPr>
          <w:lang w:val="en-US"/>
        </w:rPr>
        <w:t>claim</w:t>
      </w:r>
      <w:r w:rsidR="0005761E" w:rsidRPr="0054381D">
        <w:rPr>
          <w:lang w:val="en-US"/>
        </w:rPr>
        <w:t>ed</w:t>
      </w:r>
      <w:r w:rsidR="007D26BD" w:rsidRPr="0054381D">
        <w:rPr>
          <w:lang w:val="en-US"/>
        </w:rPr>
        <w:t xml:space="preserve"> to be a mechanism </w:t>
      </w:r>
      <w:r w:rsidR="001028F6" w:rsidRPr="0054381D">
        <w:rPr>
          <w:lang w:val="en-US"/>
        </w:rPr>
        <w:t>which</w:t>
      </w:r>
      <w:r w:rsidR="007D26BD" w:rsidRPr="0054381D">
        <w:rPr>
          <w:lang w:val="en-US"/>
        </w:rPr>
        <w:t xml:space="preserve"> ensure</w:t>
      </w:r>
      <w:r w:rsidR="001028F6" w:rsidRPr="0054381D">
        <w:rPr>
          <w:lang w:val="en-US"/>
        </w:rPr>
        <w:t>s</w:t>
      </w:r>
      <w:r w:rsidR="007D26BD" w:rsidRPr="0054381D">
        <w:rPr>
          <w:lang w:val="en-US"/>
        </w:rPr>
        <w:t xml:space="preserve"> cooperative work. </w:t>
      </w:r>
      <w:r w:rsidR="0010260D" w:rsidRPr="0054381D">
        <w:rPr>
          <w:lang w:val="en-US"/>
        </w:rPr>
        <w:fldChar w:fldCharType="begin"/>
      </w:r>
      <w:r w:rsidR="001028F6" w:rsidRPr="0054381D">
        <w:rPr>
          <w:lang w:val="en-US"/>
        </w:rPr>
        <w:instrText xml:space="preserve"> REF _Ref354689382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8</w:t>
      </w:r>
      <w:r w:rsidR="0010260D" w:rsidRPr="0054381D">
        <w:rPr>
          <w:lang w:val="en-US"/>
        </w:rPr>
        <w:fldChar w:fldCharType="end"/>
      </w:r>
      <w:r w:rsidR="001028F6" w:rsidRPr="0054381D">
        <w:rPr>
          <w:lang w:val="en-US"/>
        </w:rPr>
        <w:t xml:space="preserve"> </w:t>
      </w:r>
      <w:r w:rsidR="007D26BD" w:rsidRPr="0054381D">
        <w:rPr>
          <w:lang w:val="en-US"/>
        </w:rPr>
        <w:t>presents a diagram of hierarchical composition of workspaces.</w:t>
      </w:r>
    </w:p>
    <w:p w:rsidR="007D26BD" w:rsidRPr="0054381D" w:rsidRDefault="001D495D" w:rsidP="00021600">
      <w:pPr>
        <w:keepNext/>
        <w:jc w:val="center"/>
        <w:rPr>
          <w:lang w:val="en-US"/>
        </w:rPr>
      </w:pPr>
      <w:r>
        <w:rPr>
          <w:noProof/>
          <w:lang w:val="bg-BG" w:eastAsia="bg-BG"/>
        </w:rPr>
        <w:drawing>
          <wp:inline distT="0" distB="0" distL="0" distR="0">
            <wp:extent cx="3979545" cy="987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979545" cy="987425"/>
                    </a:xfrm>
                    <a:prstGeom prst="rect">
                      <a:avLst/>
                    </a:prstGeom>
                    <a:noFill/>
                    <a:ln w="9525">
                      <a:noFill/>
                      <a:miter lim="800000"/>
                      <a:headEnd/>
                      <a:tailEnd/>
                    </a:ln>
                  </pic:spPr>
                </pic:pic>
              </a:graphicData>
            </a:graphic>
          </wp:inline>
        </w:drawing>
      </w:r>
    </w:p>
    <w:p w:rsidR="007D26BD" w:rsidRPr="0054381D" w:rsidRDefault="007D26BD" w:rsidP="00AF6D62">
      <w:pPr>
        <w:pStyle w:val="Style6"/>
        <w:rPr>
          <w:lang w:val="en-US"/>
        </w:rPr>
      </w:pPr>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Pr="0054381D">
        <w:rPr>
          <w:noProof/>
          <w:lang w:val="en-US"/>
        </w:rPr>
        <w:t>7</w:t>
      </w:r>
      <w:r w:rsidR="0010260D" w:rsidRPr="0054381D">
        <w:rPr>
          <w:lang w:val="en-US"/>
        </w:rPr>
        <w:fldChar w:fldCharType="end"/>
      </w:r>
      <w:r w:rsidR="001028F6" w:rsidRPr="0054381D">
        <w:rPr>
          <w:lang w:val="en-US"/>
        </w:rPr>
        <w:t>.</w:t>
      </w:r>
      <w:r w:rsidRPr="0054381D">
        <w:rPr>
          <w:lang w:val="en-US"/>
        </w:rPr>
        <w:t xml:space="preserve"> Class diagram of Product-Release-Workspace model</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37" w:name="_Ref313622161"/>
      <w:bookmarkStart w:id="38" w:name="_Ref313622191"/>
      <w:bookmarkStart w:id="39" w:name="_Toc339191570"/>
      <w:r w:rsidRPr="0054381D">
        <w:rPr>
          <w:rFonts w:ascii="Calibri" w:hAnsi="Calibri" w:cs="Calibri"/>
          <w:i w:val="0"/>
          <w:iCs w:val="0"/>
          <w:sz w:val="22"/>
          <w:szCs w:val="22"/>
          <w:lang w:val="en-US"/>
        </w:rPr>
        <w:t>Versioned object visibility model in</w:t>
      </w:r>
      <w:r w:rsidRPr="0054381D">
        <w:rPr>
          <w:rFonts w:ascii="Calibri" w:hAnsi="Calibri" w:cs="Calibri"/>
          <w:i w:val="0"/>
          <w:iCs w:val="0"/>
          <w:lang w:val="en-US"/>
        </w:rPr>
        <w:t xml:space="preserve"> </w:t>
      </w:r>
      <w:r w:rsidRPr="0054381D">
        <w:rPr>
          <w:rFonts w:ascii="Calibri" w:hAnsi="Calibri" w:cs="Calibri"/>
          <w:i w:val="0"/>
          <w:iCs w:val="0"/>
          <w:sz w:val="22"/>
          <w:szCs w:val="22"/>
          <w:lang w:val="en-US"/>
        </w:rPr>
        <w:t xml:space="preserve">environment with hierarchical composition of workspaces </w:t>
      </w:r>
      <w:bookmarkEnd w:id="30"/>
      <w:bookmarkEnd w:id="31"/>
      <w:bookmarkEnd w:id="32"/>
      <w:bookmarkEnd w:id="37"/>
      <w:bookmarkEnd w:id="38"/>
      <w:bookmarkEnd w:id="39"/>
    </w:p>
    <w:p w:rsidR="007D26BD" w:rsidRPr="0054381D" w:rsidRDefault="007D26BD" w:rsidP="004A2B1A">
      <w:pPr>
        <w:ind w:firstLine="708"/>
        <w:jc w:val="both"/>
        <w:rPr>
          <w:lang w:val="en-US"/>
        </w:rPr>
      </w:pPr>
      <w:r w:rsidRPr="0054381D">
        <w:rPr>
          <w:lang w:val="en-US"/>
        </w:rPr>
        <w:t>As in any hierarchical structure</w:t>
      </w:r>
      <w:r w:rsidR="0005761E" w:rsidRPr="0054381D">
        <w:rPr>
          <w:lang w:val="en-US"/>
        </w:rPr>
        <w:t xml:space="preserve">, </w:t>
      </w:r>
      <w:r w:rsidRPr="0054381D">
        <w:rPr>
          <w:lang w:val="en-US"/>
        </w:rPr>
        <w:t>here</w:t>
      </w:r>
      <w:r w:rsidR="0005761E" w:rsidRPr="0054381D">
        <w:rPr>
          <w:lang w:val="en-US"/>
        </w:rPr>
        <w:t xml:space="preserve">, </w:t>
      </w:r>
      <w:r w:rsidR="004A2B1A" w:rsidRPr="0054381D">
        <w:rPr>
          <w:lang w:val="en-US"/>
        </w:rPr>
        <w:t>too</w:t>
      </w:r>
      <w:r w:rsidR="0005761E" w:rsidRPr="0054381D">
        <w:rPr>
          <w:lang w:val="en-US"/>
        </w:rPr>
        <w:t>,</w:t>
      </w:r>
      <w:r w:rsidRPr="0054381D">
        <w:rPr>
          <w:lang w:val="en-US"/>
        </w:rPr>
        <w:t xml:space="preserve"> a parent-child relation</w:t>
      </w:r>
      <w:r w:rsidR="001028F6" w:rsidRPr="0054381D">
        <w:rPr>
          <w:lang w:val="en-US"/>
        </w:rPr>
        <w:t xml:space="preserve"> will be considered</w:t>
      </w:r>
      <w:r w:rsidRPr="0054381D">
        <w:rPr>
          <w:lang w:val="en-US"/>
        </w:rPr>
        <w:t>. We will focus on the versioned object visi</w:t>
      </w:r>
      <w:r w:rsidR="0005761E" w:rsidRPr="0054381D">
        <w:rPr>
          <w:lang w:val="en-US"/>
        </w:rPr>
        <w:t>bility defined by the following</w:t>
      </w:r>
      <w:r w:rsidRPr="0054381D">
        <w:rPr>
          <w:lang w:val="en-US"/>
        </w:rPr>
        <w:t xml:space="preserve"> principles of visibility.</w:t>
      </w:r>
    </w:p>
    <w:p w:rsidR="007D26BD" w:rsidRPr="0054381D" w:rsidRDefault="00BD3B86"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40" w:name="_Ref337840131"/>
      <w:r>
        <w:rPr>
          <w:rFonts w:ascii="Calibri" w:hAnsi="Calibri" w:cs="Calibri"/>
          <w:i/>
          <w:iCs/>
          <w:sz w:val="22"/>
          <w:szCs w:val="22"/>
          <w:lang w:val="en-US"/>
        </w:rPr>
        <w:t>The l</w:t>
      </w:r>
      <w:r w:rsidRPr="0054381D">
        <w:rPr>
          <w:rFonts w:ascii="Calibri" w:hAnsi="Calibri" w:cs="Calibri"/>
          <w:i/>
          <w:iCs/>
          <w:sz w:val="22"/>
          <w:szCs w:val="22"/>
          <w:lang w:val="en-US"/>
        </w:rPr>
        <w:t xml:space="preserve">ocal </w:t>
      </w:r>
      <w:r w:rsidR="007D26BD" w:rsidRPr="0054381D">
        <w:rPr>
          <w:rFonts w:ascii="Calibri" w:hAnsi="Calibri" w:cs="Calibri"/>
          <w:i/>
          <w:iCs/>
          <w:sz w:val="22"/>
          <w:szCs w:val="22"/>
          <w:lang w:val="en-US"/>
        </w:rPr>
        <w:t>version of the versioned object</w:t>
      </w:r>
      <w:r w:rsidR="007D26BD" w:rsidRPr="0054381D">
        <w:rPr>
          <w:rFonts w:ascii="Calibri" w:hAnsi="Calibri" w:cs="Calibri"/>
          <w:sz w:val="22"/>
          <w:szCs w:val="22"/>
          <w:lang w:val="en-US"/>
        </w:rPr>
        <w:t xml:space="preserve"> is the version that is associated with a specific workspace.</w:t>
      </w:r>
      <w:bookmarkEnd w:id="40"/>
    </w:p>
    <w:p w:rsidR="007D26BD" w:rsidRPr="0054381D" w:rsidRDefault="00BD3B86" w:rsidP="00C65E1D">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Calibri" w:hAnsi="Calibri" w:cs="Calibri"/>
          <w:sz w:val="22"/>
          <w:szCs w:val="22"/>
          <w:lang w:val="en-US"/>
        </w:rPr>
      </w:pPr>
      <w:bookmarkStart w:id="41" w:name="_Ref337840141"/>
      <w:r>
        <w:rPr>
          <w:rFonts w:ascii="Calibri" w:hAnsi="Calibri" w:cs="Calibri"/>
          <w:i/>
          <w:iCs/>
          <w:sz w:val="22"/>
          <w:szCs w:val="22"/>
          <w:lang w:val="en-US"/>
        </w:rPr>
        <w:lastRenderedPageBreak/>
        <w:t>The v</w:t>
      </w:r>
      <w:r w:rsidRPr="0054381D">
        <w:rPr>
          <w:rFonts w:ascii="Calibri" w:hAnsi="Calibri" w:cs="Calibri"/>
          <w:i/>
          <w:iCs/>
          <w:sz w:val="22"/>
          <w:szCs w:val="22"/>
          <w:lang w:val="en-US"/>
        </w:rPr>
        <w:t xml:space="preserve">isible </w:t>
      </w:r>
      <w:r w:rsidR="007D26BD" w:rsidRPr="0054381D">
        <w:rPr>
          <w:rFonts w:ascii="Calibri" w:hAnsi="Calibri" w:cs="Calibri"/>
          <w:i/>
          <w:iCs/>
          <w:sz w:val="22"/>
          <w:szCs w:val="22"/>
          <w:lang w:val="en-US"/>
        </w:rPr>
        <w:t>version</w:t>
      </w:r>
      <w:r w:rsidR="007D26BD" w:rsidRPr="0054381D">
        <w:rPr>
          <w:rFonts w:ascii="Calibri" w:hAnsi="Calibri" w:cs="Calibri"/>
          <w:sz w:val="22"/>
          <w:szCs w:val="22"/>
          <w:lang w:val="en-US"/>
        </w:rPr>
        <w:t xml:space="preserve"> </w:t>
      </w:r>
      <w:r w:rsidR="007D26BD" w:rsidRPr="0054381D">
        <w:rPr>
          <w:rFonts w:ascii="Calibri" w:hAnsi="Calibri" w:cs="Calibri"/>
          <w:i/>
          <w:iCs/>
          <w:sz w:val="22"/>
          <w:szCs w:val="22"/>
          <w:lang w:val="en-US"/>
        </w:rPr>
        <w:t>of versioned object</w:t>
      </w:r>
      <w:r w:rsidR="007D26BD" w:rsidRPr="0054381D">
        <w:rPr>
          <w:rFonts w:ascii="Calibri" w:hAnsi="Calibri" w:cs="Calibri"/>
          <w:sz w:val="22"/>
          <w:szCs w:val="22"/>
          <w:lang w:val="en-US"/>
        </w:rPr>
        <w:t xml:space="preserve"> for </w:t>
      </w:r>
      <w:r w:rsidR="004A2B1A" w:rsidRPr="0054381D">
        <w:rPr>
          <w:rFonts w:ascii="Calibri" w:hAnsi="Calibri" w:cs="Calibri"/>
          <w:sz w:val="22"/>
          <w:szCs w:val="22"/>
          <w:lang w:val="en-US"/>
        </w:rPr>
        <w:t xml:space="preserve">a </w:t>
      </w:r>
      <w:r w:rsidR="007D26BD" w:rsidRPr="0054381D">
        <w:rPr>
          <w:rFonts w:ascii="Calibri" w:hAnsi="Calibri" w:cs="Calibri"/>
          <w:sz w:val="22"/>
          <w:szCs w:val="22"/>
          <w:lang w:val="en-US"/>
        </w:rPr>
        <w:t xml:space="preserve">given workspace </w:t>
      </w:r>
      <w:r w:rsidR="001028F6" w:rsidRPr="0054381D">
        <w:rPr>
          <w:rFonts w:ascii="Calibri" w:hAnsi="Calibri" w:cs="Calibri"/>
          <w:sz w:val="22"/>
          <w:szCs w:val="22"/>
          <w:lang w:val="en-US"/>
        </w:rPr>
        <w:t>is</w:t>
      </w:r>
      <w:r w:rsidR="007D26BD" w:rsidRPr="0054381D">
        <w:rPr>
          <w:rFonts w:ascii="Calibri" w:hAnsi="Calibri" w:cs="Calibri"/>
          <w:sz w:val="22"/>
          <w:szCs w:val="22"/>
          <w:lang w:val="en-US"/>
        </w:rPr>
        <w:t xml:space="preserve"> a version of th</w:t>
      </w:r>
      <w:r w:rsidR="004A2B1A" w:rsidRPr="0054381D">
        <w:rPr>
          <w:rFonts w:ascii="Calibri" w:hAnsi="Calibri" w:cs="Calibri"/>
          <w:sz w:val="22"/>
          <w:szCs w:val="22"/>
          <w:lang w:val="en-US"/>
        </w:rPr>
        <w:t>e</w:t>
      </w:r>
      <w:r w:rsidR="007D26BD" w:rsidRPr="0054381D">
        <w:rPr>
          <w:rFonts w:ascii="Calibri" w:hAnsi="Calibri" w:cs="Calibri"/>
          <w:sz w:val="22"/>
          <w:szCs w:val="22"/>
          <w:lang w:val="en-US"/>
        </w:rPr>
        <w:t xml:space="preserve"> object with which the user can work.</w:t>
      </w:r>
      <w:bookmarkEnd w:id="41"/>
      <w:r w:rsidR="007D26BD" w:rsidRPr="0054381D">
        <w:rPr>
          <w:rFonts w:ascii="Calibri" w:hAnsi="Calibri" w:cs="Calibri"/>
          <w:sz w:val="22"/>
          <w:szCs w:val="22"/>
          <w:lang w:val="en-US"/>
        </w:rPr>
        <w:t xml:space="preserve"> </w:t>
      </w:r>
    </w:p>
    <w:p w:rsidR="007D26BD" w:rsidRPr="0054381D" w:rsidRDefault="007D26BD" w:rsidP="00C65E1D">
      <w:pPr>
        <w:keepNext/>
        <w:ind w:firstLine="708"/>
        <w:rPr>
          <w:lang w:val="en-US"/>
        </w:rPr>
      </w:pPr>
      <w:r w:rsidRPr="0054381D">
        <w:rPr>
          <w:lang w:val="en-US"/>
        </w:rPr>
        <w:t>Visibility principles: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i/>
          <w:iCs/>
          <w:lang w:val="en-US"/>
        </w:rPr>
        <w:t xml:space="preserve">The local version of the versioned object for </w:t>
      </w:r>
      <w:r w:rsidR="0005761E" w:rsidRPr="0054381D">
        <w:rPr>
          <w:i/>
          <w:iCs/>
          <w:lang w:val="en-US"/>
        </w:rPr>
        <w:t xml:space="preserve">a </w:t>
      </w:r>
      <w:r w:rsidRPr="0054381D">
        <w:rPr>
          <w:i/>
          <w:iCs/>
          <w:lang w:val="en-US"/>
        </w:rPr>
        <w:t>given</w:t>
      </w:r>
      <w:r w:rsidRPr="0054381D">
        <w:rPr>
          <w:lang w:val="en-US"/>
        </w:rPr>
        <w:t xml:space="preserve"> workspace is the</w:t>
      </w:r>
      <w:r w:rsidR="0005761E" w:rsidRPr="0054381D">
        <w:rPr>
          <w:lang w:val="en-US"/>
        </w:rPr>
        <w:t xml:space="preserve"> visible version of the</w:t>
      </w:r>
      <w:r w:rsidRPr="0054381D">
        <w:rPr>
          <w:lang w:val="en-US"/>
        </w:rPr>
        <w:t xml:space="preserve"> object in the same workspace, despite other local versions in the parent workspaces.</w:t>
      </w:r>
    </w:p>
    <w:p w:rsidR="007D26BD" w:rsidRPr="0054381D" w:rsidRDefault="007D26BD" w:rsidP="00C65E1D">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54381D">
        <w:rPr>
          <w:lang w:val="en-US"/>
        </w:rPr>
        <w:t xml:space="preserve">The local version of </w:t>
      </w:r>
      <w:r w:rsidR="001028F6" w:rsidRPr="0054381D">
        <w:rPr>
          <w:lang w:val="en-US"/>
        </w:rPr>
        <w:t xml:space="preserve">an </w:t>
      </w:r>
      <w:r w:rsidRPr="0054381D">
        <w:rPr>
          <w:lang w:val="en-US"/>
        </w:rPr>
        <w:t xml:space="preserve">object in a workspace can be seen recursively in all subspaces, unless another local version </w:t>
      </w:r>
      <w:r w:rsidR="0005761E" w:rsidRPr="0054381D">
        <w:rPr>
          <w:lang w:val="en-US"/>
        </w:rPr>
        <w:t xml:space="preserve">is </w:t>
      </w:r>
      <w:r w:rsidRPr="0054381D">
        <w:rPr>
          <w:lang w:val="en-US"/>
        </w:rPr>
        <w:t xml:space="preserve">defined therein. </w:t>
      </w:r>
    </w:p>
    <w:p w:rsidR="007D26BD" w:rsidRPr="0054381D" w:rsidRDefault="005208EC" w:rsidP="00AF6D62">
      <w:pPr>
        <w:keepNext/>
        <w:jc w:val="center"/>
        <w:rPr>
          <w:lang w:val="en-US"/>
        </w:rPr>
      </w:pPr>
      <w:r w:rsidRPr="0054381D">
        <w:rPr>
          <w:lang w:val="en-US"/>
        </w:rPr>
        <w:object w:dxaOrig="9466" w:dyaOrig="4675">
          <v:shape id="_x0000_i1031" type="#_x0000_t75" style="width:467.15pt;height:231pt" o:ole="">
            <v:imagedata r:id="rId23" o:title=""/>
          </v:shape>
          <o:OLEObject Type="Embed" ProgID="Visio.Drawing.11" ShapeID="_x0000_i1031" DrawAspect="Content" ObjectID="_1443638105" r:id="rId24"/>
        </w:object>
      </w:r>
    </w:p>
    <w:p w:rsidR="007D26BD" w:rsidRPr="0054381D" w:rsidRDefault="007D26BD" w:rsidP="00AF6D62">
      <w:pPr>
        <w:pStyle w:val="Style6"/>
        <w:rPr>
          <w:rFonts w:cs="Times New Roman"/>
          <w:lang w:val="en-US"/>
        </w:rPr>
      </w:pPr>
      <w:bookmarkStart w:id="42" w:name="_Ref354689382"/>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001028F6" w:rsidRPr="0054381D">
        <w:rPr>
          <w:noProof/>
          <w:lang w:val="en-US"/>
        </w:rPr>
        <w:t>8</w:t>
      </w:r>
      <w:r w:rsidR="0010260D" w:rsidRPr="0054381D">
        <w:rPr>
          <w:lang w:val="en-US"/>
        </w:rPr>
        <w:fldChar w:fldCharType="end"/>
      </w:r>
      <w:bookmarkEnd w:id="42"/>
      <w:r w:rsidR="001028F6" w:rsidRPr="0054381D">
        <w:rPr>
          <w:lang w:val="en-US"/>
        </w:rPr>
        <w:t>.</w:t>
      </w:r>
      <w:r w:rsidRPr="0054381D">
        <w:rPr>
          <w:lang w:val="en-US"/>
        </w:rPr>
        <w:t xml:space="preserve"> Example of hierarchical composition of workspaces</w:t>
      </w:r>
    </w:p>
    <w:p w:rsidR="007D26BD" w:rsidRPr="0054381D" w:rsidRDefault="007D26BD" w:rsidP="00710468">
      <w:pPr>
        <w:ind w:firstLine="708"/>
        <w:rPr>
          <w:lang w:val="en-US"/>
        </w:rPr>
      </w:pPr>
      <w:r w:rsidRPr="0054381D">
        <w:rPr>
          <w:lang w:val="en-US"/>
        </w:rPr>
        <w:t xml:space="preserve">From </w:t>
      </w:r>
      <w:r w:rsidR="004A2B1A" w:rsidRPr="0054381D">
        <w:rPr>
          <w:lang w:val="en-US"/>
        </w:rPr>
        <w:t xml:space="preserve">the </w:t>
      </w:r>
      <w:r w:rsidRPr="0054381D">
        <w:rPr>
          <w:lang w:val="en-US"/>
        </w:rPr>
        <w:t xml:space="preserve">above principles we can deduce </w:t>
      </w:r>
      <w:r w:rsidR="00C25728" w:rsidRPr="0054381D">
        <w:rPr>
          <w:lang w:val="en-US"/>
        </w:rPr>
        <w:t xml:space="preserve">some </w:t>
      </w:r>
      <w:r w:rsidRPr="0054381D">
        <w:rPr>
          <w:lang w:val="en-US"/>
        </w:rPr>
        <w:t xml:space="preserve">consequences: </w:t>
      </w:r>
    </w:p>
    <w:p w:rsidR="007D26BD" w:rsidRPr="0054381D" w:rsidRDefault="00C25728"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r w:rsidRPr="0054381D">
        <w:rPr>
          <w:rFonts w:ascii="Calibri" w:hAnsi="Calibri" w:cs="Calibri"/>
          <w:sz w:val="22"/>
          <w:szCs w:val="22"/>
          <w:lang w:val="en-US"/>
        </w:rPr>
        <w:t xml:space="preserve">In any workspace, where </w:t>
      </w:r>
      <w:r w:rsidR="007D26BD" w:rsidRPr="0054381D">
        <w:rPr>
          <w:rFonts w:ascii="Calibri" w:hAnsi="Calibri" w:cs="Calibri"/>
          <w:sz w:val="22"/>
          <w:szCs w:val="22"/>
          <w:lang w:val="en-US"/>
        </w:rPr>
        <w:t>objects</w:t>
      </w:r>
      <w:r w:rsidRPr="0054381D">
        <w:rPr>
          <w:rFonts w:ascii="Calibri" w:hAnsi="Calibri" w:cs="Calibri"/>
          <w:sz w:val="22"/>
          <w:szCs w:val="22"/>
          <w:lang w:val="en-US"/>
        </w:rPr>
        <w:t xml:space="preserve"> do not</w:t>
      </w:r>
      <w:r w:rsidR="007D26BD" w:rsidRPr="0054381D">
        <w:rPr>
          <w:rFonts w:ascii="Calibri" w:hAnsi="Calibri" w:cs="Calibri"/>
          <w:sz w:val="22"/>
          <w:szCs w:val="22"/>
          <w:lang w:val="en-US"/>
        </w:rPr>
        <w:t xml:space="preserve"> have a local version, they are presented with their version found in the nearest parent workspace</w:t>
      </w:r>
      <w:r w:rsidR="002067D4">
        <w:rPr>
          <w:rFonts w:ascii="Calibri" w:hAnsi="Calibri" w:cs="Calibri"/>
          <w:sz w:val="22"/>
          <w:szCs w:val="22"/>
          <w:lang w:val="en-US"/>
        </w:rPr>
        <w:t>.</w:t>
      </w:r>
    </w:p>
    <w:p w:rsidR="007D26BD" w:rsidRPr="0054381D" w:rsidRDefault="007D26B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Calibri" w:hAnsi="Calibri" w:cs="Calibri"/>
          <w:sz w:val="22"/>
          <w:szCs w:val="22"/>
          <w:lang w:val="en-US"/>
        </w:rPr>
      </w:pPr>
      <w:bookmarkStart w:id="43" w:name="_Ref327394714"/>
      <w:r w:rsidRPr="0054381D">
        <w:rPr>
          <w:rFonts w:ascii="Calibri" w:hAnsi="Calibri" w:cs="Calibri"/>
          <w:sz w:val="22"/>
          <w:szCs w:val="22"/>
          <w:lang w:val="en-US"/>
        </w:rPr>
        <w:t xml:space="preserve">If for </w:t>
      </w:r>
      <w:r w:rsidR="00C25728" w:rsidRPr="0054381D">
        <w:rPr>
          <w:rFonts w:ascii="Calibri" w:hAnsi="Calibri" w:cs="Calibri"/>
          <w:sz w:val="22"/>
          <w:szCs w:val="22"/>
          <w:lang w:val="en-US"/>
        </w:rPr>
        <w:t xml:space="preserve">a </w:t>
      </w:r>
      <w:r w:rsidRPr="0054381D">
        <w:rPr>
          <w:rFonts w:ascii="Calibri" w:hAnsi="Calibri" w:cs="Calibri"/>
          <w:sz w:val="22"/>
          <w:szCs w:val="22"/>
          <w:lang w:val="en-US"/>
        </w:rPr>
        <w:t>given workspace the object has no version  in either parent workspace, it is not visible in the selected workspace.</w:t>
      </w:r>
      <w:bookmarkEnd w:id="43"/>
    </w:p>
    <w:p w:rsidR="007D26BD" w:rsidRPr="0054381D" w:rsidRDefault="009C789D" w:rsidP="004A2B1A">
      <w:pPr>
        <w:ind w:firstLine="708"/>
        <w:jc w:val="both"/>
        <w:rPr>
          <w:lang w:val="en-US"/>
        </w:rPr>
      </w:pPr>
      <w:r>
        <w:rPr>
          <w:lang w:val="en-US"/>
        </w:rPr>
        <w:t>I</w:t>
      </w:r>
      <w:r w:rsidRPr="0054381D">
        <w:rPr>
          <w:lang w:val="en-US"/>
        </w:rPr>
        <w:t xml:space="preserve">n </w:t>
      </w:r>
      <w:r w:rsidR="0010260D" w:rsidRPr="0054381D">
        <w:rPr>
          <w:lang w:val="en-US"/>
        </w:rPr>
        <w:fldChar w:fldCharType="begin"/>
      </w:r>
      <w:r w:rsidR="007D26BD" w:rsidRPr="0054381D">
        <w:rPr>
          <w:lang w:val="en-US"/>
        </w:rPr>
        <w:instrText xml:space="preserve"> REF _Ref356067128 \h </w:instrText>
      </w:r>
      <w:r w:rsidR="0010260D" w:rsidRPr="0054381D">
        <w:rPr>
          <w:lang w:val="en-US"/>
        </w:rPr>
      </w:r>
      <w:r w:rsidR="0010260D" w:rsidRPr="0054381D">
        <w:rPr>
          <w:lang w:val="en-US"/>
        </w:rPr>
        <w:fldChar w:fldCharType="separate"/>
      </w:r>
      <w:r w:rsidR="00267572" w:rsidRPr="0054381D">
        <w:rPr>
          <w:lang w:val="en-US"/>
        </w:rPr>
        <w:t xml:space="preserve">Figure </w:t>
      </w:r>
      <w:r w:rsidR="00267572" w:rsidRPr="0054381D">
        <w:rPr>
          <w:noProof/>
          <w:lang w:val="en-US"/>
        </w:rPr>
        <w:t>9</w:t>
      </w:r>
      <w:r w:rsidR="0010260D" w:rsidRPr="0054381D">
        <w:rPr>
          <w:lang w:val="en-US"/>
        </w:rPr>
        <w:fldChar w:fldCharType="end"/>
      </w:r>
      <w:r w:rsidR="007D26BD" w:rsidRPr="0054381D">
        <w:rPr>
          <w:lang w:val="en-US"/>
        </w:rPr>
        <w:t xml:space="preserve"> we present </w:t>
      </w:r>
      <w:r w:rsidR="00C25728" w:rsidRPr="0054381D">
        <w:rPr>
          <w:lang w:val="en-US"/>
        </w:rPr>
        <w:t>the way the two</w:t>
      </w:r>
      <w:r w:rsidR="007D26BD" w:rsidRPr="0054381D">
        <w:rPr>
          <w:lang w:val="en-US"/>
        </w:rPr>
        <w:t xml:space="preserve"> principles of visibility </w:t>
      </w:r>
      <w:r w:rsidR="00C25728" w:rsidRPr="0054381D">
        <w:rPr>
          <w:lang w:val="en-US"/>
        </w:rPr>
        <w:t>influence</w:t>
      </w:r>
      <w:r w:rsidR="007D26BD" w:rsidRPr="0054381D">
        <w:rPr>
          <w:lang w:val="en-US"/>
        </w:rPr>
        <w:t xml:space="preserve"> object version distributions</w:t>
      </w:r>
      <w:r w:rsidR="00C25728" w:rsidRPr="0054381D">
        <w:rPr>
          <w:lang w:val="en-US"/>
        </w:rPr>
        <w:t>,</w:t>
      </w:r>
      <w:r w:rsidR="007D26BD" w:rsidRPr="0054381D">
        <w:rPr>
          <w:lang w:val="en-US"/>
        </w:rPr>
        <w:t xml:space="preserve"> for example hierarchical composition of workspaces. </w:t>
      </w:r>
    </w:p>
    <w:p w:rsidR="001028F6" w:rsidRPr="0054381D" w:rsidRDefault="001028F6" w:rsidP="001028F6">
      <w:pPr>
        <w:ind w:firstLine="708"/>
        <w:jc w:val="both"/>
        <w:rPr>
          <w:lang w:val="en-US"/>
        </w:rPr>
      </w:pPr>
      <w:r w:rsidRPr="0054381D">
        <w:rPr>
          <w:lang w:val="en-US"/>
        </w:rPr>
        <w:t>In order to achieve completeness and correctness of the model, the following constraint can be formulated: an object can present only one version in a workspace.</w:t>
      </w:r>
    </w:p>
    <w:p w:rsidR="001028F6" w:rsidRPr="0054381D" w:rsidRDefault="001028F6" w:rsidP="001028F6">
      <w:pPr>
        <w:ind w:firstLine="708"/>
        <w:jc w:val="both"/>
        <w:rPr>
          <w:lang w:val="en-US"/>
        </w:rPr>
      </w:pPr>
      <w:r w:rsidRPr="0054381D">
        <w:rPr>
          <w:lang w:val="en-US"/>
        </w:rPr>
        <w:t>The composed object model and visibility principles lead us to the need to address the problem of composed object visibility.</w:t>
      </w:r>
    </w:p>
    <w:p w:rsidR="001028F6" w:rsidRPr="0054381D" w:rsidRDefault="009C789D" w:rsidP="001028F6">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Calibri" w:hAnsi="Calibri" w:cs="Calibri"/>
          <w:sz w:val="22"/>
          <w:szCs w:val="22"/>
          <w:lang w:val="en-US"/>
        </w:rPr>
      </w:pPr>
      <w:bookmarkStart w:id="44" w:name="_Ref327394668"/>
      <w:r>
        <w:rPr>
          <w:rFonts w:ascii="Calibri" w:hAnsi="Calibri" w:cs="Calibri"/>
          <w:sz w:val="22"/>
          <w:szCs w:val="22"/>
          <w:lang w:val="en-US"/>
        </w:rPr>
        <w:t>A c</w:t>
      </w:r>
      <w:r w:rsidRPr="0054381D">
        <w:rPr>
          <w:rFonts w:ascii="Calibri" w:hAnsi="Calibri" w:cs="Calibri"/>
          <w:sz w:val="22"/>
          <w:szCs w:val="22"/>
          <w:lang w:val="en-US"/>
        </w:rPr>
        <w:t xml:space="preserve">ertain </w:t>
      </w:r>
      <w:r w:rsidR="001028F6" w:rsidRPr="0054381D">
        <w:rPr>
          <w:rFonts w:ascii="Calibri" w:hAnsi="Calibri" w:cs="Calibri"/>
          <w:sz w:val="22"/>
          <w:szCs w:val="22"/>
          <w:lang w:val="en-US"/>
        </w:rPr>
        <w:t xml:space="preserve">composed object version is visible in </w:t>
      </w:r>
      <w:r>
        <w:rPr>
          <w:rFonts w:ascii="Calibri" w:hAnsi="Calibri" w:cs="Calibri"/>
          <w:sz w:val="22"/>
          <w:szCs w:val="22"/>
          <w:lang w:val="en-US"/>
        </w:rPr>
        <w:t xml:space="preserve">a </w:t>
      </w:r>
      <w:r w:rsidR="001028F6" w:rsidRPr="0054381D">
        <w:rPr>
          <w:rFonts w:ascii="Calibri" w:hAnsi="Calibri" w:cs="Calibri"/>
          <w:sz w:val="22"/>
          <w:szCs w:val="22"/>
          <w:lang w:val="en-US"/>
        </w:rPr>
        <w:t>certain workspace only and solely when all its sub-objects are visible in that workspace.</w:t>
      </w:r>
      <w:bookmarkEnd w:id="44"/>
    </w:p>
    <w:p w:rsidR="001028F6" w:rsidRPr="0054381D" w:rsidRDefault="001028F6" w:rsidP="004A2B1A">
      <w:pPr>
        <w:ind w:firstLine="708"/>
        <w:jc w:val="both"/>
        <w:rPr>
          <w:lang w:val="en-US"/>
        </w:rPr>
      </w:pPr>
    </w:p>
    <w:p w:rsidR="007D26BD" w:rsidRPr="0054381D" w:rsidRDefault="005208EC" w:rsidP="00AF6D62">
      <w:pPr>
        <w:pStyle w:val="Caption"/>
        <w:keepNext/>
        <w:rPr>
          <w:lang w:val="en-US"/>
        </w:rPr>
      </w:pPr>
      <w:r w:rsidRPr="0054381D">
        <w:rPr>
          <w:lang w:val="en-US"/>
        </w:rPr>
        <w:object w:dxaOrig="10133" w:dyaOrig="4767">
          <v:shape id="_x0000_i1032" type="#_x0000_t75" style="width:468.3pt;height:220.05pt" o:ole="">
            <v:imagedata r:id="rId25" o:title=""/>
          </v:shape>
          <o:OLEObject Type="Embed" ProgID="Visio.Drawing.11" ShapeID="_x0000_i1032" DrawAspect="Content" ObjectID="_1443638106" r:id="rId26"/>
        </w:object>
      </w:r>
      <w:r w:rsidR="007D26BD" w:rsidRPr="0054381D">
        <w:rPr>
          <w:noProof/>
          <w:lang w:val="en-US" w:eastAsia="bg-BG"/>
        </w:rPr>
        <w:t xml:space="preserve"> </w:t>
      </w:r>
    </w:p>
    <w:p w:rsidR="007D26BD" w:rsidRPr="0054381D" w:rsidRDefault="007D26BD" w:rsidP="00AF6D62">
      <w:pPr>
        <w:pStyle w:val="Style6"/>
        <w:rPr>
          <w:rFonts w:cs="Times New Roman"/>
          <w:lang w:val="en-US"/>
        </w:rPr>
      </w:pPr>
      <w:bookmarkStart w:id="45" w:name="_Ref356067128"/>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001028F6" w:rsidRPr="0054381D">
        <w:rPr>
          <w:noProof/>
          <w:lang w:val="en-US"/>
        </w:rPr>
        <w:t>9</w:t>
      </w:r>
      <w:r w:rsidR="0010260D" w:rsidRPr="0054381D">
        <w:rPr>
          <w:lang w:val="en-US"/>
        </w:rPr>
        <w:fldChar w:fldCharType="end"/>
      </w:r>
      <w:bookmarkEnd w:id="45"/>
      <w:r w:rsidR="001028F6" w:rsidRPr="0054381D">
        <w:rPr>
          <w:lang w:val="en-US"/>
        </w:rPr>
        <w:t>.</w:t>
      </w:r>
      <w:r w:rsidRPr="0054381D">
        <w:rPr>
          <w:lang w:val="en-US"/>
        </w:rPr>
        <w:t xml:space="preserve"> Distribution of object versions according to the visibility principles</w:t>
      </w:r>
    </w:p>
    <w:p w:rsidR="007D26BD" w:rsidRPr="0054381D" w:rsidRDefault="007D26BD" w:rsidP="00710468">
      <w:pPr>
        <w:pStyle w:val="Heading2"/>
        <w:numPr>
          <w:ilvl w:val="0"/>
          <w:numId w:val="0"/>
        </w:numPr>
        <w:rPr>
          <w:rFonts w:ascii="Calibri" w:hAnsi="Calibri" w:cs="Calibri"/>
          <w:sz w:val="22"/>
          <w:szCs w:val="22"/>
          <w:lang w:val="en-US"/>
        </w:rPr>
      </w:pPr>
      <w:bookmarkStart w:id="46" w:name="_Toc286999544"/>
      <w:r w:rsidRPr="0054381D">
        <w:rPr>
          <w:rFonts w:ascii="Calibri" w:hAnsi="Calibri" w:cs="Calibri"/>
          <w:sz w:val="22"/>
          <w:szCs w:val="22"/>
          <w:lang w:val="en-US"/>
        </w:rPr>
        <w:t>4. Transactions over versioned objects</w:t>
      </w:r>
    </w:p>
    <w:p w:rsidR="007D26BD" w:rsidRPr="0054381D" w:rsidRDefault="007D26BD" w:rsidP="004A2B1A">
      <w:pPr>
        <w:ind w:firstLine="708"/>
        <w:jc w:val="both"/>
        <w:rPr>
          <w:lang w:val="en-US"/>
        </w:rPr>
      </w:pPr>
      <w:r w:rsidRPr="0054381D">
        <w:rPr>
          <w:lang w:val="en-US"/>
        </w:rPr>
        <w:t>We introduced transactions over versioned objects in [</w:t>
      </w:r>
      <w:r w:rsidR="003F30F0" w:rsidRPr="0054381D">
        <w:rPr>
          <w:lang w:val="en-US"/>
        </w:rPr>
        <w:t>7</w:t>
      </w:r>
      <w:r w:rsidRPr="0054381D">
        <w:rPr>
          <w:lang w:val="en-US"/>
        </w:rPr>
        <w:t>]. Here we will make a short presentation and classification of them.</w:t>
      </w:r>
    </w:p>
    <w:p w:rsidR="007D26BD" w:rsidRPr="0054381D" w:rsidRDefault="007D26BD" w:rsidP="00710468">
      <w:pPr>
        <w:pStyle w:val="Heading3"/>
        <w:numPr>
          <w:ilvl w:val="0"/>
          <w:numId w:val="0"/>
        </w:numPr>
        <w:rPr>
          <w:rFonts w:ascii="Calibri" w:hAnsi="Calibri" w:cs="Calibri"/>
          <w:i w:val="0"/>
          <w:iCs w:val="0"/>
          <w:sz w:val="22"/>
          <w:szCs w:val="22"/>
          <w:lang w:val="en-US"/>
        </w:rPr>
      </w:pPr>
      <w:r w:rsidRPr="0054381D">
        <w:rPr>
          <w:rFonts w:ascii="Calibri" w:hAnsi="Calibri" w:cs="Calibri"/>
          <w:i w:val="0"/>
          <w:iCs w:val="0"/>
          <w:sz w:val="22"/>
          <w:szCs w:val="22"/>
          <w:lang w:val="en-US"/>
        </w:rPr>
        <w:t>Transaction within a single workspace</w:t>
      </w:r>
    </w:p>
    <w:p w:rsidR="007D26BD" w:rsidRPr="0054381D" w:rsidRDefault="007D26BD" w:rsidP="004A2B1A">
      <w:pPr>
        <w:ind w:firstLine="708"/>
        <w:jc w:val="both"/>
        <w:rPr>
          <w:lang w:val="en-US"/>
        </w:rPr>
      </w:pPr>
      <w:r w:rsidRPr="0054381D">
        <w:rPr>
          <w:lang w:val="en-US"/>
        </w:rPr>
        <w:t xml:space="preserve">Creation is the first transaction for each versioned object. After </w:t>
      </w:r>
      <w:r w:rsidR="00BA5E05" w:rsidRPr="0054381D">
        <w:rPr>
          <w:lang w:val="en-US"/>
        </w:rPr>
        <w:t xml:space="preserve">the </w:t>
      </w:r>
      <w:r w:rsidRPr="0054381D">
        <w:rPr>
          <w:lang w:val="en-US"/>
        </w:rPr>
        <w:t>completion of the transaction, the object has an initial (zero) version, in which it is "empty", i.e.</w:t>
      </w:r>
      <w:r w:rsidR="00C954C2" w:rsidRPr="00686999">
        <w:rPr>
          <w:lang w:val="en-US"/>
          <w:rPrChange w:id="47" w:author="в" w:date="2013-10-17T23:08:00Z">
            <w:rPr/>
          </w:rPrChange>
        </w:rPr>
        <w:t>,</w:t>
      </w:r>
      <w:r w:rsidRPr="0054381D">
        <w:rPr>
          <w:lang w:val="en-US"/>
        </w:rPr>
        <w:t xml:space="preserve"> contains no information. </w:t>
      </w:r>
    </w:p>
    <w:p w:rsidR="007D26BD" w:rsidRPr="0054381D" w:rsidRDefault="007D26BD" w:rsidP="004A2B1A">
      <w:pPr>
        <w:ind w:firstLine="708"/>
        <w:jc w:val="both"/>
        <w:rPr>
          <w:lang w:val="en-US"/>
        </w:rPr>
      </w:pPr>
      <w:r w:rsidRPr="0054381D">
        <w:rPr>
          <w:lang w:val="en-US"/>
        </w:rPr>
        <w:t xml:space="preserve">The </w:t>
      </w:r>
      <w:commentRangeStart w:id="48"/>
      <w:commentRangeStart w:id="49"/>
      <w:r w:rsidRPr="0054381D">
        <w:rPr>
          <w:lang w:val="en-US"/>
        </w:rPr>
        <w:t>transaction of state marker creation</w:t>
      </w:r>
      <w:commentRangeEnd w:id="48"/>
      <w:r w:rsidR="00C954C2">
        <w:rPr>
          <w:rStyle w:val="CommentReference"/>
        </w:rPr>
        <w:commentReference w:id="48"/>
      </w:r>
      <w:r w:rsidRPr="0054381D">
        <w:rPr>
          <w:lang w:val="en-US"/>
        </w:rPr>
        <w:t xml:space="preserve"> </w:t>
      </w:r>
      <w:commentRangeEnd w:id="49"/>
      <w:r w:rsidR="00341309">
        <w:rPr>
          <w:rStyle w:val="CommentReference"/>
        </w:rPr>
        <w:commentReference w:id="49"/>
      </w:r>
      <w:r w:rsidR="00C25728" w:rsidRPr="0054381D">
        <w:rPr>
          <w:lang w:val="en-US"/>
        </w:rPr>
        <w:t xml:space="preserve">by </w:t>
      </w:r>
      <w:r w:rsidRPr="0054381D">
        <w:rPr>
          <w:lang w:val="en-US"/>
        </w:rPr>
        <w:t>which we create a new version of a versioned object can be regarded as the basis of a mechanism for creating safe-points.</w:t>
      </w:r>
    </w:p>
    <w:p w:rsidR="007D26BD" w:rsidRPr="0054381D" w:rsidRDefault="007D26BD" w:rsidP="004A2B1A">
      <w:pPr>
        <w:ind w:firstLine="708"/>
        <w:jc w:val="both"/>
        <w:rPr>
          <w:lang w:val="en-US"/>
        </w:rPr>
      </w:pPr>
      <w:commentRangeStart w:id="50"/>
      <w:r w:rsidRPr="0054381D">
        <w:rPr>
          <w:lang w:val="en-US"/>
        </w:rPr>
        <w:t>As a reverse transaction</w:t>
      </w:r>
      <w:r w:rsidR="00A31DC1" w:rsidRPr="0054381D">
        <w:rPr>
          <w:lang w:val="en-US"/>
        </w:rPr>
        <w:t>,</w:t>
      </w:r>
      <w:r w:rsidRPr="0054381D">
        <w:rPr>
          <w:lang w:val="en-US"/>
        </w:rPr>
        <w:t xml:space="preserve"> </w:t>
      </w:r>
      <w:commentRangeStart w:id="51"/>
      <w:r w:rsidRPr="0054381D">
        <w:rPr>
          <w:lang w:val="en-US"/>
        </w:rPr>
        <w:t>to create a state may be classified for this wai</w:t>
      </w:r>
      <w:r w:rsidR="00A31DC1" w:rsidRPr="0054381D">
        <w:rPr>
          <w:lang w:val="en-US"/>
        </w:rPr>
        <w:t>ver of marker status</w:t>
      </w:r>
      <w:commentRangeEnd w:id="51"/>
      <w:r w:rsidR="00C954C2">
        <w:rPr>
          <w:rStyle w:val="CommentReference"/>
        </w:rPr>
        <w:commentReference w:id="51"/>
      </w:r>
      <w:commentRangeEnd w:id="50"/>
      <w:r w:rsidR="00341309">
        <w:rPr>
          <w:rStyle w:val="CommentReference"/>
        </w:rPr>
        <w:commentReference w:id="50"/>
      </w:r>
      <w:r w:rsidR="00A31DC1" w:rsidRPr="0054381D">
        <w:rPr>
          <w:lang w:val="en-US"/>
        </w:rPr>
        <w:t xml:space="preserve">. Through </w:t>
      </w:r>
      <w:r w:rsidRPr="0054381D">
        <w:rPr>
          <w:lang w:val="en-US"/>
        </w:rPr>
        <w:t>the model</w:t>
      </w:r>
      <w:r w:rsidR="00BA5E05" w:rsidRPr="0054381D">
        <w:rPr>
          <w:lang w:val="en-US"/>
        </w:rPr>
        <w:t>, the last state</w:t>
      </w:r>
      <w:r w:rsidRPr="0054381D">
        <w:rPr>
          <w:lang w:val="en-US"/>
        </w:rPr>
        <w:t xml:space="preserve"> was released</w:t>
      </w:r>
      <w:r w:rsidR="00A31DC1" w:rsidRPr="0054381D">
        <w:rPr>
          <w:lang w:val="en-US"/>
        </w:rPr>
        <w:t>,</w:t>
      </w:r>
      <w:r w:rsidRPr="0054381D">
        <w:rPr>
          <w:lang w:val="en-US"/>
        </w:rPr>
        <w:t xml:space="preserve"> and </w:t>
      </w:r>
      <w:r w:rsidR="00BA5E05" w:rsidRPr="0054381D">
        <w:rPr>
          <w:lang w:val="en-US"/>
        </w:rPr>
        <w:t xml:space="preserve">the </w:t>
      </w:r>
      <w:r w:rsidRPr="0054381D">
        <w:rPr>
          <w:lang w:val="en-US"/>
        </w:rPr>
        <w:t xml:space="preserve">current local version of the object is the version prior </w:t>
      </w:r>
      <w:r w:rsidR="00BA5E05" w:rsidRPr="0054381D">
        <w:rPr>
          <w:lang w:val="en-US"/>
        </w:rPr>
        <w:t xml:space="preserve">to </w:t>
      </w:r>
      <w:r w:rsidRPr="0054381D">
        <w:rPr>
          <w:lang w:val="en-US"/>
        </w:rPr>
        <w:t>refusal.</w:t>
      </w:r>
    </w:p>
    <w:p w:rsidR="007D26BD" w:rsidRPr="0054381D" w:rsidRDefault="007D26BD" w:rsidP="004A2B1A">
      <w:pPr>
        <w:ind w:firstLine="708"/>
        <w:jc w:val="both"/>
        <w:rPr>
          <w:lang w:val="en-US"/>
        </w:rPr>
      </w:pPr>
      <w:r w:rsidRPr="0054381D">
        <w:rPr>
          <w:lang w:val="en-US"/>
        </w:rPr>
        <w:t xml:space="preserve">The creation of long sequences of </w:t>
      </w:r>
      <w:r w:rsidR="00C954C2">
        <w:rPr>
          <w:lang w:val="en-US"/>
        </w:rPr>
        <w:t>un</w:t>
      </w:r>
      <w:r w:rsidRPr="0054381D">
        <w:rPr>
          <w:lang w:val="en-US"/>
        </w:rPr>
        <w:t>branched versions, especially</w:t>
      </w:r>
      <w:r w:rsidR="00A31DC1" w:rsidRPr="0054381D">
        <w:rPr>
          <w:lang w:val="en-US"/>
        </w:rPr>
        <w:t xml:space="preserve"> by</w:t>
      </w:r>
      <w:r w:rsidRPr="0054381D">
        <w:rPr>
          <w:lang w:val="en-US"/>
        </w:rPr>
        <w:t xml:space="preserve"> the same user within the same workspace, leads us to the idea of the transaction of combining successive versions in order to save memory and</w:t>
      </w:r>
      <w:r w:rsidR="00BA5E05" w:rsidRPr="0054381D">
        <w:rPr>
          <w:lang w:val="en-US"/>
        </w:rPr>
        <w:t xml:space="preserve"> make</w:t>
      </w:r>
      <w:r w:rsidRPr="0054381D">
        <w:rPr>
          <w:lang w:val="en-US"/>
        </w:rPr>
        <w:t xml:space="preserve"> </w:t>
      </w:r>
      <w:r w:rsidR="00A31DC1" w:rsidRPr="0054381D">
        <w:rPr>
          <w:lang w:val="en-US"/>
        </w:rPr>
        <w:t>analyse</w:t>
      </w:r>
      <w:r w:rsidRPr="0054381D">
        <w:rPr>
          <w:lang w:val="en-US"/>
        </w:rPr>
        <w:t>s of the work</w:t>
      </w:r>
      <w:r w:rsidR="00BA5E05" w:rsidRPr="0054381D">
        <w:rPr>
          <w:lang w:val="en-US"/>
        </w:rPr>
        <w:t xml:space="preserve"> faster and easier</w:t>
      </w:r>
      <w:r w:rsidRPr="0054381D">
        <w:rPr>
          <w:lang w:val="en-US"/>
        </w:rPr>
        <w:t>.</w:t>
      </w:r>
    </w:p>
    <w:p w:rsidR="007D26BD" w:rsidRPr="0054381D" w:rsidRDefault="007D26BD" w:rsidP="004A2B1A">
      <w:pPr>
        <w:ind w:firstLine="708"/>
        <w:jc w:val="both"/>
        <w:rPr>
          <w:lang w:val="en-US"/>
        </w:rPr>
      </w:pPr>
      <w:r w:rsidRPr="0054381D">
        <w:rPr>
          <w:lang w:val="en-US"/>
        </w:rPr>
        <w:t xml:space="preserve">Updating </w:t>
      </w:r>
      <w:r w:rsidR="006B095B" w:rsidRPr="0054381D">
        <w:rPr>
          <w:lang w:val="en-US"/>
        </w:rPr>
        <w:t xml:space="preserve">a </w:t>
      </w:r>
      <w:r w:rsidRPr="0054381D">
        <w:rPr>
          <w:lang w:val="en-US"/>
        </w:rPr>
        <w:t>versioned non</w:t>
      </w:r>
      <w:r w:rsidR="00A31DC1" w:rsidRPr="0054381D">
        <w:rPr>
          <w:lang w:val="en-US"/>
        </w:rPr>
        <w:t>-</w:t>
      </w:r>
      <w:r w:rsidRPr="0054381D">
        <w:rPr>
          <w:lang w:val="en-US"/>
        </w:rPr>
        <w:t>local object, i.e.</w:t>
      </w:r>
      <w:r w:rsidR="00C954C2" w:rsidRPr="00686999">
        <w:rPr>
          <w:lang w:val="en-US"/>
          <w:rPrChange w:id="52" w:author="в" w:date="2013-10-17T23:08:00Z">
            <w:rPr/>
          </w:rPrChange>
        </w:rPr>
        <w:t>,</w:t>
      </w:r>
      <w:r w:rsidRPr="0054381D">
        <w:rPr>
          <w:lang w:val="en-US"/>
        </w:rPr>
        <w:t xml:space="preserve"> an object that</w:t>
      </w:r>
      <w:r w:rsidR="00A31DC1" w:rsidRPr="0054381D">
        <w:rPr>
          <w:lang w:val="en-US"/>
        </w:rPr>
        <w:t xml:space="preserve"> does not</w:t>
      </w:r>
      <w:r w:rsidRPr="0054381D">
        <w:rPr>
          <w:lang w:val="en-US"/>
        </w:rPr>
        <w:t xml:space="preserve"> have any local version in the current workspace, can be </w:t>
      </w:r>
      <w:r w:rsidR="00C954C2">
        <w:rPr>
          <w:lang w:val="en-US"/>
        </w:rPr>
        <w:t>considered</w:t>
      </w:r>
      <w:r w:rsidRPr="0054381D">
        <w:rPr>
          <w:lang w:val="en-US"/>
        </w:rPr>
        <w:t xml:space="preserve"> the most important </w:t>
      </w:r>
      <w:r w:rsidR="006B095B" w:rsidRPr="0054381D">
        <w:rPr>
          <w:lang w:val="en-US"/>
        </w:rPr>
        <w:t xml:space="preserve">part </w:t>
      </w:r>
      <w:r w:rsidRPr="0054381D">
        <w:rPr>
          <w:lang w:val="en-US"/>
        </w:rPr>
        <w:t xml:space="preserve">of the current section. This transaction is not entirely limited to a single workspace, </w:t>
      </w:r>
      <w:r w:rsidR="006B095B" w:rsidRPr="0054381D">
        <w:rPr>
          <w:lang w:val="en-US"/>
        </w:rPr>
        <w:t>because</w:t>
      </w:r>
      <w:r w:rsidRPr="0054381D">
        <w:rPr>
          <w:lang w:val="en-US"/>
        </w:rPr>
        <w:t xml:space="preserve"> it is composed of the following steps:</w:t>
      </w:r>
    </w:p>
    <w:p w:rsidR="007D26BD" w:rsidRPr="0054381D" w:rsidRDefault="007D26BD" w:rsidP="00084CE3">
      <w:pPr>
        <w:numPr>
          <w:ilvl w:val="0"/>
          <w:numId w:val="2"/>
        </w:numPr>
        <w:tabs>
          <w:tab w:val="clear" w:pos="1571"/>
          <w:tab w:val="num" w:pos="1276"/>
        </w:tabs>
        <w:spacing w:after="0" w:line="360" w:lineRule="auto"/>
        <w:ind w:left="2124" w:hanging="1224"/>
        <w:jc w:val="both"/>
        <w:rPr>
          <w:lang w:val="en-US"/>
        </w:rPr>
      </w:pPr>
      <w:r w:rsidRPr="0054381D">
        <w:rPr>
          <w:lang w:val="en-US"/>
        </w:rPr>
        <w:t>Retrieve the previous</w:t>
      </w:r>
      <w:r w:rsidR="00C954C2" w:rsidRPr="0054381D">
        <w:rPr>
          <w:lang w:val="en-US"/>
        </w:rPr>
        <w:t xml:space="preserve"> version of the site</w:t>
      </w:r>
      <w:r w:rsidRPr="0054381D">
        <w:rPr>
          <w:lang w:val="en-US"/>
        </w:rPr>
        <w:t xml:space="preserve"> visible for </w:t>
      </w:r>
      <w:r w:rsidR="00C954C2">
        <w:rPr>
          <w:lang w:val="en-US"/>
        </w:rPr>
        <w:t xml:space="preserve">the </w:t>
      </w:r>
      <w:r w:rsidRPr="0054381D">
        <w:rPr>
          <w:lang w:val="en-US"/>
        </w:rPr>
        <w:t>workspace.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Create a local version of the object in the current workspace.</w:t>
      </w:r>
    </w:p>
    <w:p w:rsidR="007D26BD" w:rsidRPr="0054381D" w:rsidRDefault="007D26BD" w:rsidP="006B12DC">
      <w:pPr>
        <w:numPr>
          <w:ilvl w:val="0"/>
          <w:numId w:val="2"/>
        </w:numPr>
        <w:tabs>
          <w:tab w:val="clear" w:pos="1571"/>
          <w:tab w:val="num" w:pos="1276"/>
        </w:tabs>
        <w:spacing w:after="0" w:line="360" w:lineRule="auto"/>
        <w:ind w:left="1276" w:hanging="376"/>
        <w:jc w:val="both"/>
        <w:rPr>
          <w:lang w:val="en-US"/>
        </w:rPr>
      </w:pPr>
      <w:r w:rsidRPr="0054381D">
        <w:rPr>
          <w:lang w:val="en-US"/>
        </w:rPr>
        <w:t>Creat</w:t>
      </w:r>
      <w:r w:rsidR="00C954C2">
        <w:rPr>
          <w:lang w:val="en-US"/>
        </w:rPr>
        <w:t>e an</w:t>
      </w:r>
      <w:r w:rsidRPr="0054381D">
        <w:rPr>
          <w:lang w:val="en-US"/>
        </w:rPr>
        <w:t xml:space="preserve"> arc in </w:t>
      </w:r>
      <w:ins w:id="53" w:author="в" w:date="2013-10-17T23:24:00Z">
        <w:r w:rsidR="00341309">
          <w:rPr>
            <w:lang w:val="bg-BG"/>
          </w:rPr>
          <w:t xml:space="preserve">the </w:t>
        </w:r>
      </w:ins>
      <w:commentRangeStart w:id="54"/>
      <w:commentRangeStart w:id="55"/>
      <w:r w:rsidRPr="0054381D">
        <w:rPr>
          <w:lang w:val="en-US"/>
        </w:rPr>
        <w:t>version graph</w:t>
      </w:r>
      <w:commentRangeEnd w:id="54"/>
      <w:r w:rsidR="00C954C2">
        <w:rPr>
          <w:rStyle w:val="CommentReference"/>
        </w:rPr>
        <w:commentReference w:id="54"/>
      </w:r>
      <w:r w:rsidRPr="0054381D">
        <w:rPr>
          <w:lang w:val="en-US"/>
        </w:rPr>
        <w:t xml:space="preserve"> </w:t>
      </w:r>
      <w:commentRangeEnd w:id="55"/>
      <w:r w:rsidR="00341309">
        <w:rPr>
          <w:rStyle w:val="CommentReference"/>
        </w:rPr>
        <w:commentReference w:id="55"/>
      </w:r>
      <w:r w:rsidRPr="0054381D">
        <w:rPr>
          <w:lang w:val="en-US"/>
        </w:rPr>
        <w:t>– linking the previous visible version with the new local version of the object.</w:t>
      </w:r>
    </w:p>
    <w:p w:rsidR="007D26BD" w:rsidRPr="0054381D" w:rsidRDefault="007D26BD" w:rsidP="004A2B1A">
      <w:pPr>
        <w:ind w:firstLine="708"/>
        <w:jc w:val="both"/>
        <w:rPr>
          <w:lang w:val="en-US"/>
        </w:rPr>
      </w:pPr>
      <w:r w:rsidRPr="0054381D">
        <w:rPr>
          <w:lang w:val="en-US"/>
        </w:rPr>
        <w:lastRenderedPageBreak/>
        <w:t>Deleting an object is possible by creating a transaction called “tag for deleted object”. This tag is intended to "hide" the object in its workspace and respectively to make it invisible in its sub-workspaces. It should be not</w:t>
      </w:r>
      <w:r w:rsidR="00A31DC1" w:rsidRPr="0054381D">
        <w:rPr>
          <w:lang w:val="en-US"/>
        </w:rPr>
        <w:t xml:space="preserve">ed that all </w:t>
      </w:r>
      <w:r w:rsidRPr="0054381D">
        <w:rPr>
          <w:lang w:val="en-US"/>
        </w:rPr>
        <w:t xml:space="preserve">transactions over the object </w:t>
      </w:r>
      <w:r w:rsidR="00A31DC1" w:rsidRPr="0054381D">
        <w:rPr>
          <w:lang w:val="en-US"/>
        </w:rPr>
        <w:t xml:space="preserve">described in this section </w:t>
      </w:r>
      <w:r w:rsidR="006B095B" w:rsidRPr="0054381D">
        <w:rPr>
          <w:lang w:val="en-US"/>
        </w:rPr>
        <w:t>are</w:t>
      </w:r>
      <w:r w:rsidRPr="0054381D">
        <w:rPr>
          <w:lang w:val="en-US"/>
        </w:rPr>
        <w:t xml:space="preserve"> no longer available, except for transaction rejection of tag status.</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56" w:name="_Toc339191573"/>
      <w:r w:rsidRPr="0054381D">
        <w:rPr>
          <w:rFonts w:ascii="Calibri" w:hAnsi="Calibri" w:cs="Calibri"/>
          <w:i w:val="0"/>
          <w:iCs w:val="0"/>
          <w:sz w:val="22"/>
          <w:szCs w:val="22"/>
          <w:lang w:val="en-US"/>
        </w:rPr>
        <w:t>Transaction among two workspaces</w:t>
      </w:r>
    </w:p>
    <w:bookmarkEnd w:id="46"/>
    <w:bookmarkEnd w:id="56"/>
    <w:p w:rsidR="007D26BD" w:rsidRPr="0054381D" w:rsidRDefault="007D26BD" w:rsidP="00710468">
      <w:pPr>
        <w:ind w:firstLine="708"/>
        <w:rPr>
          <w:lang w:val="en-US"/>
        </w:rPr>
      </w:pPr>
      <w:r w:rsidRPr="0054381D">
        <w:rPr>
          <w:lang w:val="en-US"/>
        </w:rPr>
        <w:t>Transactions between two workspaces can be divided into two groups</w:t>
      </w:r>
      <w:r w:rsidR="00D876EC">
        <w:rPr>
          <w:lang w:val="en-US"/>
        </w:rPr>
        <w:t>—</w:t>
      </w:r>
      <w:r w:rsidRPr="0054381D">
        <w:rPr>
          <w:lang w:val="en-US"/>
        </w:rPr>
        <w:t xml:space="preserve">the publication of </w:t>
      </w:r>
      <w:r w:rsidR="00D876EC">
        <w:rPr>
          <w:lang w:val="en-US"/>
        </w:rPr>
        <w:t xml:space="preserve">an </w:t>
      </w:r>
      <w:r w:rsidRPr="0054381D">
        <w:rPr>
          <w:lang w:val="en-US"/>
        </w:rPr>
        <w:t xml:space="preserve">object’s version and </w:t>
      </w:r>
      <w:commentRangeStart w:id="57"/>
      <w:commentRangeStart w:id="58"/>
      <w:r w:rsidRPr="0054381D">
        <w:rPr>
          <w:lang w:val="en-US"/>
        </w:rPr>
        <w:t>giving up</w:t>
      </w:r>
      <w:commentRangeEnd w:id="57"/>
      <w:r w:rsidR="00D876EC">
        <w:rPr>
          <w:rStyle w:val="CommentReference"/>
        </w:rPr>
        <w:commentReference w:id="57"/>
      </w:r>
      <w:r w:rsidRPr="0054381D">
        <w:rPr>
          <w:lang w:val="en-US"/>
        </w:rPr>
        <w:t xml:space="preserve"> a local version</w:t>
      </w:r>
      <w:commentRangeEnd w:id="58"/>
      <w:r w:rsidR="00341309">
        <w:rPr>
          <w:rStyle w:val="CommentReference"/>
        </w:rPr>
        <w:commentReference w:id="58"/>
      </w:r>
      <w:r w:rsidRPr="0054381D">
        <w:rPr>
          <w:lang w:val="en-US"/>
        </w:rPr>
        <w:t>. Before examining, it is necessary to introduce the terms "derivative" and "parallel" version of an object.</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59" w:name="_Ref327392086"/>
      <w:r w:rsidRPr="0054381D">
        <w:rPr>
          <w:rFonts w:ascii="Calibri" w:hAnsi="Calibri" w:cs="Calibri"/>
          <w:sz w:val="22"/>
          <w:szCs w:val="22"/>
          <w:lang w:val="en-US"/>
        </w:rPr>
        <w:t>Let us</w:t>
      </w:r>
      <w:r w:rsidR="007D26BD" w:rsidRPr="0054381D">
        <w:rPr>
          <w:rFonts w:ascii="Calibri" w:hAnsi="Calibri" w:cs="Calibri"/>
          <w:sz w:val="22"/>
          <w:szCs w:val="22"/>
          <w:lang w:val="en-US"/>
        </w:rPr>
        <w:t xml:space="preserve"> look at one versioned object and two versions of </w:t>
      </w:r>
      <w:r w:rsidR="00D876EC" w:rsidRPr="0054381D">
        <w:rPr>
          <w:rFonts w:ascii="Calibri" w:hAnsi="Calibri" w:cs="Calibri"/>
          <w:sz w:val="22"/>
          <w:szCs w:val="22"/>
          <w:lang w:val="en-US"/>
        </w:rPr>
        <w:t>it</w:t>
      </w:r>
      <w:r w:rsidR="00D876EC">
        <w:rPr>
          <w:rFonts w:ascii="Calibri" w:hAnsi="Calibri" w:cs="Calibri"/>
          <w:sz w:val="22"/>
          <w:szCs w:val="22"/>
          <w:lang w:val="en-US"/>
        </w:rPr>
        <w:t>,</w:t>
      </w:r>
      <w:r w:rsidR="00D876EC" w:rsidRPr="0054381D">
        <w:rPr>
          <w:rFonts w:ascii="Calibri" w:hAnsi="Calibri" w:cs="Calibri"/>
          <w:sz w:val="22"/>
          <w:szCs w:val="22"/>
          <w:lang w:val="en-US"/>
        </w:rPr>
        <w:t xml:space="preserve"> </w:t>
      </w:r>
      <w:r w:rsidR="007D26BD" w:rsidRPr="0054381D">
        <w:rPr>
          <w:rFonts w:ascii="Calibri" w:hAnsi="Calibri" w:cs="Calibri"/>
          <w:sz w:val="22"/>
          <w:szCs w:val="22"/>
          <w:lang w:val="en-US"/>
        </w:rPr>
        <w:t xml:space="preserve">X and Y. If there is a </w:t>
      </w:r>
      <w:r w:rsidR="00D876EC">
        <w:rPr>
          <w:rFonts w:ascii="Calibri" w:hAnsi="Calibri" w:cs="Calibri"/>
          <w:sz w:val="22"/>
          <w:szCs w:val="22"/>
          <w:lang w:val="en-US"/>
        </w:rPr>
        <w:t>path in</w:t>
      </w:r>
      <w:r w:rsidR="007D26BD" w:rsidRPr="0054381D">
        <w:rPr>
          <w:rFonts w:ascii="Calibri" w:hAnsi="Calibri" w:cs="Calibri"/>
          <w:sz w:val="22"/>
          <w:szCs w:val="22"/>
          <w:lang w:val="en-US"/>
        </w:rPr>
        <w:t xml:space="preserve"> the versioned graph of the object from version X to version Y, then version</w:t>
      </w:r>
      <w:r w:rsidR="00D876EC" w:rsidRPr="0054381D">
        <w:rPr>
          <w:rFonts w:ascii="Calibri" w:hAnsi="Calibri" w:cs="Calibri"/>
          <w:sz w:val="22"/>
          <w:szCs w:val="22"/>
          <w:lang w:val="en-US"/>
        </w:rPr>
        <w:t xml:space="preserve"> Y</w:t>
      </w:r>
      <w:r w:rsidR="007D26BD" w:rsidRPr="0054381D">
        <w:rPr>
          <w:rFonts w:ascii="Calibri" w:hAnsi="Calibri" w:cs="Calibri"/>
          <w:sz w:val="22"/>
          <w:szCs w:val="22"/>
          <w:lang w:val="en-US"/>
        </w:rPr>
        <w:t xml:space="preserve"> is called a derivative version of X, and version X is called </w:t>
      </w:r>
      <w:r w:rsidR="00D876EC">
        <w:rPr>
          <w:rFonts w:ascii="Calibri" w:hAnsi="Calibri" w:cs="Calibri"/>
          <w:sz w:val="22"/>
          <w:szCs w:val="22"/>
          <w:lang w:val="en-US"/>
        </w:rPr>
        <w:t xml:space="preserve">a </w:t>
      </w:r>
      <w:r w:rsidR="007D26BD" w:rsidRPr="0054381D">
        <w:rPr>
          <w:rFonts w:ascii="Calibri" w:hAnsi="Calibri" w:cs="Calibri"/>
          <w:sz w:val="22"/>
          <w:szCs w:val="22"/>
          <w:lang w:val="en-US"/>
        </w:rPr>
        <w:t xml:space="preserve">previous version of Y. </w:t>
      </w:r>
      <w:bookmarkEnd w:id="59"/>
      <w:r w:rsidR="007D26BD" w:rsidRPr="0054381D">
        <w:rPr>
          <w:rFonts w:ascii="Calibri" w:hAnsi="Calibri" w:cs="Calibri"/>
          <w:sz w:val="22"/>
          <w:szCs w:val="22"/>
          <w:lang w:val="en-US"/>
        </w:rPr>
        <w:t xml:space="preserve"> </w:t>
      </w:r>
    </w:p>
    <w:p w:rsidR="007D26BD" w:rsidRPr="0054381D" w:rsidRDefault="00A31DC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Calibri" w:hAnsi="Calibri" w:cs="Calibri"/>
          <w:sz w:val="22"/>
          <w:szCs w:val="22"/>
          <w:lang w:val="en-US"/>
        </w:rPr>
      </w:pPr>
      <w:bookmarkStart w:id="60" w:name="_Ref327392106"/>
      <w:r w:rsidRPr="0054381D">
        <w:rPr>
          <w:rFonts w:ascii="Calibri" w:hAnsi="Calibri" w:cs="Calibri"/>
          <w:sz w:val="22"/>
          <w:szCs w:val="22"/>
          <w:lang w:val="en-US"/>
        </w:rPr>
        <w:t>Let u</w:t>
      </w:r>
      <w:r w:rsidR="007D26BD" w:rsidRPr="0054381D">
        <w:rPr>
          <w:rFonts w:ascii="Calibri" w:hAnsi="Calibri" w:cs="Calibri"/>
          <w:sz w:val="22"/>
          <w:szCs w:val="22"/>
          <w:lang w:val="en-US"/>
        </w:rPr>
        <w:t xml:space="preserve">s look at one versioned object and two versions of </w:t>
      </w:r>
      <w:r w:rsidR="00D876EC" w:rsidRPr="0054381D">
        <w:rPr>
          <w:rFonts w:ascii="Calibri" w:hAnsi="Calibri" w:cs="Calibri"/>
          <w:sz w:val="22"/>
          <w:szCs w:val="22"/>
          <w:lang w:val="en-US"/>
        </w:rPr>
        <w:t>it</w:t>
      </w:r>
      <w:r w:rsidR="00D876EC">
        <w:rPr>
          <w:rFonts w:ascii="Calibri" w:hAnsi="Calibri" w:cs="Calibri"/>
          <w:sz w:val="22"/>
          <w:szCs w:val="22"/>
          <w:lang w:val="en-US"/>
        </w:rPr>
        <w:t>,</w:t>
      </w:r>
      <w:r w:rsidR="00D876EC" w:rsidRPr="0054381D">
        <w:rPr>
          <w:rFonts w:ascii="Calibri" w:hAnsi="Calibri" w:cs="Calibri"/>
          <w:sz w:val="22"/>
          <w:szCs w:val="22"/>
          <w:lang w:val="en-US"/>
        </w:rPr>
        <w:t xml:space="preserve"> </w:t>
      </w:r>
      <w:r w:rsidR="007D26BD" w:rsidRPr="0054381D">
        <w:rPr>
          <w:rFonts w:ascii="Calibri" w:hAnsi="Calibri" w:cs="Calibri"/>
          <w:sz w:val="22"/>
          <w:szCs w:val="22"/>
          <w:lang w:val="en-US"/>
        </w:rPr>
        <w:t xml:space="preserve">X and Y. If there is no </w:t>
      </w:r>
      <w:r w:rsidR="00D876EC">
        <w:rPr>
          <w:rFonts w:ascii="Calibri" w:hAnsi="Calibri" w:cs="Calibri"/>
          <w:sz w:val="22"/>
          <w:szCs w:val="22"/>
          <w:lang w:val="en-US"/>
        </w:rPr>
        <w:t>path in</w:t>
      </w:r>
      <w:r w:rsidR="007D26BD" w:rsidRPr="0054381D">
        <w:rPr>
          <w:rFonts w:ascii="Calibri" w:hAnsi="Calibri" w:cs="Calibri"/>
          <w:sz w:val="22"/>
          <w:szCs w:val="22"/>
          <w:lang w:val="en-US"/>
        </w:rPr>
        <w:t xml:space="preserve"> the versioned graph of the object from version X to version Y, then both versions are called </w:t>
      </w:r>
      <w:r w:rsidR="007D26BD" w:rsidRPr="0054381D">
        <w:rPr>
          <w:rFonts w:ascii="Calibri" w:hAnsi="Calibri" w:cs="Calibri"/>
          <w:i/>
          <w:iCs/>
          <w:sz w:val="22"/>
          <w:szCs w:val="22"/>
          <w:lang w:val="en-US"/>
        </w:rPr>
        <w:t>parallel</w:t>
      </w:r>
      <w:r w:rsidR="007D26BD" w:rsidRPr="0054381D">
        <w:rPr>
          <w:rFonts w:ascii="Calibri" w:hAnsi="Calibri" w:cs="Calibri"/>
          <w:sz w:val="22"/>
          <w:szCs w:val="22"/>
          <w:lang w:val="en-US"/>
        </w:rPr>
        <w:t xml:space="preserve"> versions or </w:t>
      </w:r>
      <w:r w:rsidR="007D26BD" w:rsidRPr="0054381D">
        <w:rPr>
          <w:rFonts w:ascii="Calibri" w:hAnsi="Calibri" w:cs="Calibri"/>
          <w:i/>
          <w:iCs/>
          <w:sz w:val="22"/>
          <w:szCs w:val="22"/>
          <w:lang w:val="en-US"/>
        </w:rPr>
        <w:t>not-derived</w:t>
      </w:r>
      <w:r w:rsidR="007D26BD" w:rsidRPr="0054381D">
        <w:rPr>
          <w:rFonts w:ascii="Calibri" w:hAnsi="Calibri" w:cs="Calibri"/>
          <w:sz w:val="22"/>
          <w:szCs w:val="22"/>
          <w:lang w:val="en-US"/>
        </w:rPr>
        <w:t xml:space="preserve"> versions. </w:t>
      </w:r>
      <w:bookmarkEnd w:id="60"/>
    </w:p>
    <w:p w:rsidR="007D26BD" w:rsidRPr="0054381D" w:rsidRDefault="007D26BD" w:rsidP="004A2B1A">
      <w:pPr>
        <w:ind w:firstLine="708"/>
        <w:jc w:val="both"/>
        <w:rPr>
          <w:lang w:val="en-US"/>
        </w:rPr>
      </w:pPr>
      <w:bookmarkStart w:id="61" w:name="_Ref327392123"/>
      <w:r w:rsidRPr="0054381D">
        <w:rPr>
          <w:lang w:val="en-US"/>
        </w:rPr>
        <w:t xml:space="preserve">Publishing an object’s version means the transformation </w:t>
      </w:r>
      <w:r w:rsidR="00A31DC1" w:rsidRPr="0054381D">
        <w:rPr>
          <w:lang w:val="en-US"/>
        </w:rPr>
        <w:t xml:space="preserve">of </w:t>
      </w:r>
      <w:r w:rsidRPr="0054381D">
        <w:rPr>
          <w:lang w:val="en-US"/>
        </w:rPr>
        <w:t>the local version of the object from the current workspace into a local version of its parent workspace.</w:t>
      </w:r>
    </w:p>
    <w:p w:rsidR="007D26BD" w:rsidRPr="0054381D" w:rsidRDefault="007D26BD" w:rsidP="004A2B1A">
      <w:pPr>
        <w:ind w:firstLine="708"/>
        <w:jc w:val="both"/>
        <w:rPr>
          <w:lang w:val="en-US"/>
        </w:rPr>
      </w:pPr>
      <w:r w:rsidRPr="0054381D">
        <w:rPr>
          <w:lang w:val="en-US"/>
        </w:rPr>
        <w:t xml:space="preserve">The </w:t>
      </w:r>
      <w:commentRangeStart w:id="62"/>
      <w:commentRangeStart w:id="63"/>
      <w:r w:rsidRPr="0054381D">
        <w:rPr>
          <w:lang w:val="en-US"/>
        </w:rPr>
        <w:t>simple version publishing</w:t>
      </w:r>
      <w:commentRangeEnd w:id="62"/>
      <w:r w:rsidR="00D876EC">
        <w:rPr>
          <w:rStyle w:val="CommentReference"/>
        </w:rPr>
        <w:commentReference w:id="62"/>
      </w:r>
      <w:r w:rsidRPr="0054381D">
        <w:rPr>
          <w:lang w:val="en-US"/>
        </w:rPr>
        <w:t xml:space="preserve"> </w:t>
      </w:r>
      <w:commentRangeEnd w:id="63"/>
      <w:r w:rsidR="00341309">
        <w:rPr>
          <w:rStyle w:val="CommentReference"/>
        </w:rPr>
        <w:commentReference w:id="63"/>
      </w:r>
      <w:r w:rsidRPr="0054381D">
        <w:rPr>
          <w:lang w:val="en-US"/>
        </w:rPr>
        <w:t>is in a situation where there is no local version of a published object in the parent workspace</w:t>
      </w:r>
      <w:r w:rsidR="00D876EC" w:rsidRPr="00686999">
        <w:rPr>
          <w:lang w:val="en-US"/>
          <w:rPrChange w:id="64" w:author="в" w:date="2013-10-17T23:08:00Z">
            <w:rPr/>
          </w:rPrChange>
        </w:rPr>
        <w:t>—</w:t>
      </w:r>
      <w:r w:rsidR="0010260D" w:rsidRPr="0054381D">
        <w:rPr>
          <w:lang w:val="en-US"/>
        </w:rPr>
        <w:fldChar w:fldCharType="begin"/>
      </w:r>
      <w:r w:rsidRPr="0054381D">
        <w:rPr>
          <w:lang w:val="en-US"/>
        </w:rPr>
        <w:instrText xml:space="preserve"> REF _Ref354689339 \h </w:instrText>
      </w:r>
      <w:r w:rsidR="0010260D" w:rsidRPr="0054381D">
        <w:rPr>
          <w:lang w:val="en-US"/>
        </w:rPr>
      </w:r>
      <w:r w:rsidR="0010260D" w:rsidRPr="0054381D">
        <w:rPr>
          <w:lang w:val="en-US"/>
        </w:rPr>
        <w:fldChar w:fldCharType="separate"/>
      </w:r>
      <w:r w:rsidR="006B095B" w:rsidRPr="0054381D">
        <w:rPr>
          <w:lang w:val="en-US"/>
        </w:rPr>
        <w:t xml:space="preserve">Figure </w:t>
      </w:r>
      <w:r w:rsidR="006B095B" w:rsidRPr="0054381D">
        <w:rPr>
          <w:noProof/>
          <w:lang w:val="en-US"/>
        </w:rPr>
        <w:t>10</w:t>
      </w:r>
      <w:r w:rsidR="0010260D" w:rsidRPr="0054381D">
        <w:rPr>
          <w:lang w:val="en-US"/>
        </w:rPr>
        <w:fldChar w:fldCharType="end"/>
      </w:r>
      <w:r w:rsidRPr="0054381D">
        <w:rPr>
          <w:lang w:val="en-US"/>
        </w:rPr>
        <w:t>.</w:t>
      </w:r>
      <w:bookmarkEnd w:id="61"/>
    </w:p>
    <w:p w:rsidR="007D26BD" w:rsidRPr="0054381D" w:rsidRDefault="005208EC" w:rsidP="00AF6D62">
      <w:pPr>
        <w:keepNext/>
        <w:rPr>
          <w:lang w:val="en-US"/>
        </w:rPr>
      </w:pPr>
      <w:r w:rsidRPr="0054381D">
        <w:rPr>
          <w:lang w:val="en-US"/>
        </w:rPr>
        <w:object w:dxaOrig="10768" w:dyaOrig="6128">
          <v:shape id="_x0000_i1033" type="#_x0000_t75" style="width:422.2pt;height:240.2pt" o:ole="">
            <v:imagedata r:id="rId27" o:title=""/>
          </v:shape>
          <o:OLEObject Type="Embed" ProgID="Visio.Drawing.11" ShapeID="_x0000_i1033" DrawAspect="Content" ObjectID="_1443638107" r:id="rId28"/>
        </w:object>
      </w:r>
    </w:p>
    <w:p w:rsidR="007D26BD" w:rsidRPr="0054381D" w:rsidRDefault="007D26BD" w:rsidP="00AF6D62">
      <w:pPr>
        <w:pStyle w:val="Style6"/>
        <w:rPr>
          <w:rFonts w:cs="Times New Roman"/>
          <w:lang w:val="en-US"/>
        </w:rPr>
      </w:pPr>
      <w:bookmarkStart w:id="65" w:name="_Ref354689339"/>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001028F6" w:rsidRPr="0054381D">
        <w:rPr>
          <w:noProof/>
          <w:lang w:val="en-US"/>
        </w:rPr>
        <w:t>10</w:t>
      </w:r>
      <w:r w:rsidR="0010260D" w:rsidRPr="0054381D">
        <w:rPr>
          <w:lang w:val="en-US"/>
        </w:rPr>
        <w:fldChar w:fldCharType="end"/>
      </w:r>
      <w:bookmarkEnd w:id="65"/>
      <w:r w:rsidR="006B095B" w:rsidRPr="0054381D">
        <w:rPr>
          <w:lang w:val="en-US"/>
        </w:rPr>
        <w:t>.</w:t>
      </w:r>
      <w:r w:rsidRPr="0054381D">
        <w:rPr>
          <w:lang w:val="en-US"/>
        </w:rPr>
        <w:t xml:space="preserve"> Simple publishing</w:t>
      </w:r>
    </w:p>
    <w:p w:rsidR="007D26BD" w:rsidRPr="0054381D" w:rsidRDefault="007D26BD" w:rsidP="004A2B1A">
      <w:pPr>
        <w:ind w:firstLine="708"/>
        <w:jc w:val="both"/>
        <w:rPr>
          <w:lang w:val="en-US"/>
        </w:rPr>
      </w:pPr>
      <w:r w:rsidRPr="0054381D">
        <w:rPr>
          <w:lang w:val="en-US"/>
        </w:rPr>
        <w:t>Followi</w:t>
      </w:r>
      <w:r w:rsidR="00A31DC1" w:rsidRPr="0054381D">
        <w:rPr>
          <w:lang w:val="en-US"/>
        </w:rPr>
        <w:t>ng the transaction</w:t>
      </w:r>
      <w:r w:rsidRPr="0054381D">
        <w:rPr>
          <w:lang w:val="en-US"/>
        </w:rPr>
        <w:t xml:space="preserve"> which needs to be addressed, is that of updating publication (</w:t>
      </w:r>
      <w:r w:rsidR="0010260D" w:rsidRPr="0054381D">
        <w:rPr>
          <w:lang w:val="en-US"/>
        </w:rPr>
        <w:fldChar w:fldCharType="begin"/>
      </w:r>
      <w:r w:rsidRPr="0054381D">
        <w:rPr>
          <w:lang w:val="en-US"/>
        </w:rPr>
        <w:instrText xml:space="preserve"> REF _Ref354689420 \h </w:instrText>
      </w:r>
      <w:r w:rsidR="0010260D" w:rsidRPr="0054381D">
        <w:rPr>
          <w:lang w:val="en-US"/>
        </w:rPr>
      </w:r>
      <w:r w:rsidR="0010260D" w:rsidRPr="0054381D">
        <w:rPr>
          <w:lang w:val="en-US"/>
        </w:rPr>
        <w:fldChar w:fldCharType="separate"/>
      </w:r>
      <w:r w:rsidR="006B095B" w:rsidRPr="0054381D">
        <w:rPr>
          <w:lang w:val="en-US"/>
        </w:rPr>
        <w:t xml:space="preserve">Figure </w:t>
      </w:r>
      <w:r w:rsidR="006B095B" w:rsidRPr="0054381D">
        <w:rPr>
          <w:noProof/>
          <w:lang w:val="en-US"/>
        </w:rPr>
        <w:t>11</w:t>
      </w:r>
      <w:r w:rsidR="0010260D" w:rsidRPr="0054381D">
        <w:rPr>
          <w:lang w:val="en-US"/>
        </w:rPr>
        <w:fldChar w:fldCharType="end"/>
      </w:r>
      <w:r w:rsidRPr="0054381D">
        <w:rPr>
          <w:lang w:val="en-US"/>
        </w:rPr>
        <w:t xml:space="preserve">). </w:t>
      </w:r>
      <w:r w:rsidR="006B095B" w:rsidRPr="0054381D">
        <w:rPr>
          <w:lang w:val="en-US"/>
        </w:rPr>
        <w:t xml:space="preserve">It is </w:t>
      </w:r>
      <w:r w:rsidR="00D876EC">
        <w:rPr>
          <w:lang w:val="en-US"/>
        </w:rPr>
        <w:t>t</w:t>
      </w:r>
      <w:r w:rsidR="00D876EC" w:rsidRPr="0054381D">
        <w:rPr>
          <w:lang w:val="en-US"/>
        </w:rPr>
        <w:t xml:space="preserve">ypical </w:t>
      </w:r>
      <w:r w:rsidR="006B095B" w:rsidRPr="0054381D">
        <w:rPr>
          <w:lang w:val="en-US"/>
        </w:rPr>
        <w:t>o</w:t>
      </w:r>
      <w:r w:rsidRPr="0054381D">
        <w:rPr>
          <w:lang w:val="en-US"/>
        </w:rPr>
        <w:t>f it that it is possible when</w:t>
      </w:r>
      <w:r w:rsidR="00A31DC1" w:rsidRPr="0054381D">
        <w:rPr>
          <w:lang w:val="en-US"/>
        </w:rPr>
        <w:t xml:space="preserve"> it</w:t>
      </w:r>
      <w:r w:rsidRPr="0054381D">
        <w:rPr>
          <w:lang w:val="en-US"/>
        </w:rPr>
        <w:t xml:space="preserve"> simultaneously satisf</w:t>
      </w:r>
      <w:r w:rsidR="00A31DC1" w:rsidRPr="0054381D">
        <w:rPr>
          <w:lang w:val="en-US"/>
        </w:rPr>
        <w:t>ies</w:t>
      </w:r>
      <w:r w:rsidRPr="0054381D">
        <w:rPr>
          <w:lang w:val="en-US"/>
        </w:rPr>
        <w:t xml:space="preserve"> two conditions:</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t xml:space="preserve">In the parent workspace </w:t>
      </w:r>
      <w:r w:rsidR="006B095B" w:rsidRPr="0054381D">
        <w:rPr>
          <w:lang w:val="en-US"/>
        </w:rPr>
        <w:t xml:space="preserve">there </w:t>
      </w:r>
      <w:r w:rsidRPr="0054381D">
        <w:rPr>
          <w:lang w:val="en-US"/>
        </w:rPr>
        <w:t xml:space="preserve">exists a local version of the object </w:t>
      </w:r>
      <w:r w:rsidR="00A31DC1" w:rsidRPr="0054381D">
        <w:rPr>
          <w:lang w:val="en-US"/>
        </w:rPr>
        <w:t xml:space="preserve">to </w:t>
      </w:r>
      <w:r w:rsidRPr="0054381D">
        <w:rPr>
          <w:lang w:val="en-US"/>
        </w:rPr>
        <w:t>be published.</w:t>
      </w:r>
    </w:p>
    <w:p w:rsidR="007D26BD" w:rsidRPr="0054381D" w:rsidRDefault="007D26BD" w:rsidP="004A2B1A">
      <w:pPr>
        <w:numPr>
          <w:ilvl w:val="0"/>
          <w:numId w:val="2"/>
        </w:numPr>
        <w:tabs>
          <w:tab w:val="clear" w:pos="1571"/>
          <w:tab w:val="num" w:pos="1276"/>
        </w:tabs>
        <w:spacing w:after="0" w:line="360" w:lineRule="auto"/>
        <w:ind w:left="1276" w:hanging="376"/>
        <w:jc w:val="both"/>
        <w:rPr>
          <w:lang w:val="en-US"/>
        </w:rPr>
      </w:pPr>
      <w:r w:rsidRPr="0054381D">
        <w:rPr>
          <w:lang w:val="en-US"/>
        </w:rPr>
        <w:lastRenderedPageBreak/>
        <w:t xml:space="preserve">The version of the object </w:t>
      </w:r>
      <w:r w:rsidR="00A31DC1" w:rsidRPr="0054381D">
        <w:rPr>
          <w:lang w:val="en-US"/>
        </w:rPr>
        <w:t xml:space="preserve">to </w:t>
      </w:r>
      <w:r w:rsidRPr="0054381D">
        <w:rPr>
          <w:lang w:val="en-US"/>
        </w:rPr>
        <w:t xml:space="preserve">be published is a derivative of the version in the parent workspace. </w:t>
      </w:r>
    </w:p>
    <w:p w:rsidR="007D26BD" w:rsidRPr="0054381D" w:rsidRDefault="005208EC" w:rsidP="00AF6D62">
      <w:pPr>
        <w:keepNext/>
        <w:jc w:val="center"/>
        <w:rPr>
          <w:lang w:val="en-US"/>
        </w:rPr>
      </w:pPr>
      <w:r w:rsidRPr="0054381D">
        <w:rPr>
          <w:lang w:val="en-US"/>
        </w:rPr>
        <w:object w:dxaOrig="9874" w:dyaOrig="6115">
          <v:shape id="_x0000_i1034" type="#_x0000_t75" style="width:437.2pt;height:269.55pt" o:ole="">
            <v:imagedata r:id="rId29" o:title=""/>
          </v:shape>
          <o:OLEObject Type="Embed" ProgID="Visio.Drawing.11" ShapeID="_x0000_i1034" DrawAspect="Content" ObjectID="_1443638108" r:id="rId30"/>
        </w:object>
      </w:r>
    </w:p>
    <w:p w:rsidR="007D26BD" w:rsidRPr="0054381D" w:rsidRDefault="007D26BD" w:rsidP="00AF6D62">
      <w:pPr>
        <w:pStyle w:val="Style6"/>
        <w:rPr>
          <w:rFonts w:cs="Times New Roman"/>
          <w:lang w:val="en-US"/>
        </w:rPr>
      </w:pPr>
      <w:bookmarkStart w:id="66" w:name="_Ref354689420"/>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001028F6" w:rsidRPr="0054381D">
        <w:rPr>
          <w:noProof/>
          <w:lang w:val="en-US"/>
        </w:rPr>
        <w:t>11</w:t>
      </w:r>
      <w:r w:rsidR="0010260D" w:rsidRPr="0054381D">
        <w:rPr>
          <w:lang w:val="en-US"/>
        </w:rPr>
        <w:fldChar w:fldCharType="end"/>
      </w:r>
      <w:bookmarkEnd w:id="66"/>
      <w:r w:rsidR="006B095B" w:rsidRPr="0054381D">
        <w:rPr>
          <w:lang w:val="en-US"/>
        </w:rPr>
        <w:t>.</w:t>
      </w:r>
      <w:r w:rsidRPr="0054381D">
        <w:rPr>
          <w:lang w:val="en-US"/>
        </w:rPr>
        <w:t xml:space="preserve"> Updating publication</w:t>
      </w:r>
    </w:p>
    <w:p w:rsidR="007D26BD" w:rsidRPr="0054381D" w:rsidRDefault="007D26BD" w:rsidP="004A2B1A">
      <w:pPr>
        <w:ind w:firstLine="708"/>
        <w:jc w:val="both"/>
        <w:rPr>
          <w:lang w:val="en-US"/>
        </w:rPr>
      </w:pPr>
      <w:r w:rsidRPr="0054381D">
        <w:rPr>
          <w:lang w:val="en-US"/>
        </w:rPr>
        <w:t>When an updating publishing happens</w:t>
      </w:r>
      <w:r w:rsidR="009075E3" w:rsidRPr="0054381D">
        <w:rPr>
          <w:lang w:val="en-US"/>
        </w:rPr>
        <w:t xml:space="preserve">, </w:t>
      </w:r>
      <w:r w:rsidR="00D876EC">
        <w:rPr>
          <w:lang w:val="en-US"/>
        </w:rPr>
        <w:t xml:space="preserve">a </w:t>
      </w:r>
      <w:r w:rsidRPr="0054381D">
        <w:rPr>
          <w:lang w:val="en-US"/>
        </w:rPr>
        <w:t xml:space="preserve">merge of two versions is not needed as a derivative version of evolution up to the previous version. </w:t>
      </w:r>
    </w:p>
    <w:p w:rsidR="007D26BD" w:rsidRPr="0054381D" w:rsidRDefault="007D26BD" w:rsidP="00710468">
      <w:pPr>
        <w:ind w:firstLine="708"/>
        <w:rPr>
          <w:lang w:val="en-US"/>
        </w:rPr>
      </w:pPr>
      <w:r w:rsidRPr="0054381D">
        <w:rPr>
          <w:lang w:val="en-US"/>
        </w:rPr>
        <w:t xml:space="preserve">When the object version to be published in the parent workspace is a parallel to the version in </w:t>
      </w:r>
      <w:r w:rsidR="00D876EC">
        <w:rPr>
          <w:lang w:val="en-US"/>
        </w:rPr>
        <w:t xml:space="preserve">the </w:t>
      </w:r>
      <w:r w:rsidRPr="0054381D">
        <w:rPr>
          <w:lang w:val="en-US"/>
        </w:rPr>
        <w:t>parent workspace (</w:t>
      </w:r>
      <w:r w:rsidR="0010260D" w:rsidRPr="0054381D">
        <w:rPr>
          <w:lang w:val="en-US"/>
        </w:rPr>
        <w:fldChar w:fldCharType="begin"/>
      </w:r>
      <w:r w:rsidRPr="0054381D">
        <w:rPr>
          <w:lang w:val="en-US"/>
        </w:rPr>
        <w:instrText xml:space="preserve"> REF _Ref354689236 \h </w:instrText>
      </w:r>
      <w:r w:rsidR="0010260D" w:rsidRPr="0054381D">
        <w:rPr>
          <w:lang w:val="en-US"/>
        </w:rPr>
      </w:r>
      <w:r w:rsidR="0010260D" w:rsidRPr="0054381D">
        <w:rPr>
          <w:lang w:val="en-US"/>
        </w:rPr>
        <w:fldChar w:fldCharType="separate"/>
      </w:r>
      <w:r w:rsidR="006B095B" w:rsidRPr="0054381D">
        <w:rPr>
          <w:lang w:val="en-US"/>
        </w:rPr>
        <w:t xml:space="preserve">Figure </w:t>
      </w:r>
      <w:r w:rsidR="006B095B" w:rsidRPr="0054381D">
        <w:rPr>
          <w:noProof/>
          <w:lang w:val="en-US"/>
        </w:rPr>
        <w:t>12</w:t>
      </w:r>
      <w:r w:rsidR="0010260D" w:rsidRPr="0054381D">
        <w:rPr>
          <w:lang w:val="en-US"/>
        </w:rPr>
        <w:fldChar w:fldCharType="end"/>
      </w:r>
      <w:r w:rsidR="009075E3" w:rsidRPr="0054381D">
        <w:rPr>
          <w:lang w:val="en-US"/>
        </w:rPr>
        <w:t xml:space="preserve">), it should </w:t>
      </w:r>
      <w:r w:rsidRPr="0054381D">
        <w:rPr>
          <w:lang w:val="en-US"/>
        </w:rPr>
        <w:t>merge both versions. As a result of the merger</w:t>
      </w:r>
      <w:r w:rsidR="009075E3" w:rsidRPr="0054381D">
        <w:rPr>
          <w:lang w:val="en-US"/>
        </w:rPr>
        <w:t>,</w:t>
      </w:r>
      <w:r w:rsidRPr="0054381D">
        <w:rPr>
          <w:lang w:val="en-US"/>
        </w:rPr>
        <w:t xml:space="preserve"> a new version of the object</w:t>
      </w:r>
      <w:r w:rsidR="009075E3" w:rsidRPr="0054381D">
        <w:rPr>
          <w:lang w:val="en-US"/>
        </w:rPr>
        <w:t xml:space="preserve"> is produced</w:t>
      </w:r>
      <w:r w:rsidRPr="0054381D">
        <w:rPr>
          <w:lang w:val="en-US"/>
        </w:rPr>
        <w:t>. We don’t aim to present a new method for merg</w:t>
      </w:r>
      <w:r w:rsidR="009075E3" w:rsidRPr="0054381D">
        <w:rPr>
          <w:lang w:val="en-US"/>
        </w:rPr>
        <w:t>ing versions of an object, so it</w:t>
      </w:r>
      <w:r w:rsidRPr="0054381D">
        <w:rPr>
          <w:lang w:val="en-US"/>
        </w:rPr>
        <w:t xml:space="preserve"> can be used as </w:t>
      </w:r>
      <w:r w:rsidR="006B095B" w:rsidRPr="0054381D">
        <w:rPr>
          <w:lang w:val="en-US"/>
        </w:rPr>
        <w:t xml:space="preserve">a </w:t>
      </w:r>
      <w:r w:rsidRPr="0054381D">
        <w:rPr>
          <w:lang w:val="en-US"/>
        </w:rPr>
        <w:t>handheld merge approach or</w:t>
      </w:r>
      <w:r w:rsidR="006B095B" w:rsidRPr="0054381D">
        <w:rPr>
          <w:lang w:val="en-US"/>
        </w:rPr>
        <w:t xml:space="preserve"> an</w:t>
      </w:r>
      <w:r w:rsidRPr="0054381D">
        <w:rPr>
          <w:lang w:val="en-US"/>
        </w:rPr>
        <w:t xml:space="preserve"> algorithmic approach similar to the algorithm Westfechtel [13].</w:t>
      </w:r>
    </w:p>
    <w:p w:rsidR="004A2B1A" w:rsidRPr="0054381D" w:rsidRDefault="004A2B1A" w:rsidP="004A2B1A">
      <w:pPr>
        <w:ind w:firstLine="708"/>
        <w:jc w:val="both"/>
        <w:rPr>
          <w:lang w:val="en-US"/>
        </w:rPr>
      </w:pPr>
      <w:r w:rsidRPr="0054381D">
        <w:rPr>
          <w:lang w:val="en-US"/>
        </w:rPr>
        <w:t>T</w:t>
      </w:r>
      <w:r w:rsidR="006B095B" w:rsidRPr="0054381D">
        <w:rPr>
          <w:lang w:val="en-US"/>
        </w:rPr>
        <w:t>he t</w:t>
      </w:r>
      <w:r w:rsidRPr="0054381D">
        <w:rPr>
          <w:lang w:val="en-US"/>
        </w:rPr>
        <w:t xml:space="preserve">ransaction </w:t>
      </w:r>
      <w:r w:rsidR="006B095B" w:rsidRPr="0054381D">
        <w:rPr>
          <w:lang w:val="en-US"/>
        </w:rPr>
        <w:t xml:space="preserve">of </w:t>
      </w:r>
      <w:r w:rsidRPr="0054381D">
        <w:rPr>
          <w:lang w:val="en-US"/>
        </w:rPr>
        <w:t>giv</w:t>
      </w:r>
      <w:r w:rsidR="006B095B" w:rsidRPr="0054381D">
        <w:rPr>
          <w:lang w:val="en-US"/>
        </w:rPr>
        <w:t>ing</w:t>
      </w:r>
      <w:r w:rsidRPr="0054381D">
        <w:rPr>
          <w:lang w:val="en-US"/>
        </w:rPr>
        <w:t xml:space="preserve"> up of</w:t>
      </w:r>
      <w:r w:rsidR="006B095B" w:rsidRPr="0054381D">
        <w:rPr>
          <w:lang w:val="en-US"/>
        </w:rPr>
        <w:t xml:space="preserve"> a</w:t>
      </w:r>
      <w:r w:rsidRPr="0054381D">
        <w:rPr>
          <w:lang w:val="en-US"/>
        </w:rPr>
        <w:t xml:space="preserve"> local version is the reverse </w:t>
      </w:r>
      <w:r w:rsidR="006B095B" w:rsidRPr="0054381D">
        <w:rPr>
          <w:lang w:val="en-US"/>
        </w:rPr>
        <w:t xml:space="preserve">of the </w:t>
      </w:r>
      <w:r w:rsidRPr="0054381D">
        <w:rPr>
          <w:lang w:val="en-US"/>
        </w:rPr>
        <w:t xml:space="preserve">transaction </w:t>
      </w:r>
      <w:r w:rsidR="005375EC" w:rsidRPr="0054381D">
        <w:rPr>
          <w:lang w:val="en-US"/>
        </w:rPr>
        <w:t>of</w:t>
      </w:r>
      <w:r w:rsidRPr="0054381D">
        <w:rPr>
          <w:lang w:val="en-US"/>
        </w:rPr>
        <w:t xml:space="preserve"> publishing a version. The only step in </w:t>
      </w:r>
      <w:r w:rsidR="005375EC" w:rsidRPr="0054381D">
        <w:rPr>
          <w:lang w:val="en-US"/>
        </w:rPr>
        <w:t xml:space="preserve">this </w:t>
      </w:r>
      <w:r w:rsidRPr="0054381D">
        <w:rPr>
          <w:lang w:val="en-US"/>
        </w:rPr>
        <w:t xml:space="preserve">transaction is the </w:t>
      </w:r>
      <w:r w:rsidR="00D876EC" w:rsidRPr="0054381D">
        <w:rPr>
          <w:lang w:val="en-US"/>
        </w:rPr>
        <w:t>remov</w:t>
      </w:r>
      <w:r w:rsidR="00D876EC">
        <w:rPr>
          <w:lang w:val="en-US"/>
        </w:rPr>
        <w:t>al</w:t>
      </w:r>
      <w:r w:rsidR="00D876EC" w:rsidRPr="0054381D">
        <w:rPr>
          <w:lang w:val="en-US"/>
        </w:rPr>
        <w:t xml:space="preserve"> </w:t>
      </w:r>
      <w:r w:rsidRPr="0054381D">
        <w:rPr>
          <w:lang w:val="en-US"/>
        </w:rPr>
        <w:t xml:space="preserve">of the local version of the object on the workspace. It is important to note that if any of the parent workspaces has no version of the selected object, the object becomes unavailable for subsequent use. This </w:t>
      </w:r>
      <w:r w:rsidR="00D876EC">
        <w:rPr>
          <w:lang w:val="en-US"/>
        </w:rPr>
        <w:t>fact</w:t>
      </w:r>
      <w:r w:rsidR="00D876EC" w:rsidRPr="0054381D">
        <w:rPr>
          <w:lang w:val="en-US"/>
        </w:rPr>
        <w:t xml:space="preserve"> </w:t>
      </w:r>
      <w:r w:rsidRPr="0054381D">
        <w:rPr>
          <w:lang w:val="en-US"/>
        </w:rPr>
        <w:t>should be taken into account when the transaction takes place in the main workspace of the product's release.</w:t>
      </w:r>
    </w:p>
    <w:p w:rsidR="007D26BD" w:rsidRPr="0054381D" w:rsidRDefault="005208EC" w:rsidP="00AF6D62">
      <w:pPr>
        <w:keepNext/>
        <w:jc w:val="center"/>
        <w:rPr>
          <w:lang w:val="en-US"/>
        </w:rPr>
      </w:pPr>
      <w:r w:rsidRPr="0054381D">
        <w:rPr>
          <w:lang w:val="en-US"/>
        </w:rPr>
        <w:object w:dxaOrig="10070" w:dyaOrig="10547">
          <v:shape id="_x0000_i1035" type="#_x0000_t75" style="width:467.15pt;height:489.6pt" o:ole="">
            <v:imagedata r:id="rId31" o:title=""/>
          </v:shape>
          <o:OLEObject Type="Embed" ProgID="Visio.Drawing.11" ShapeID="_x0000_i1035" DrawAspect="Content" ObjectID="_1443638109" r:id="rId32"/>
        </w:object>
      </w:r>
    </w:p>
    <w:p w:rsidR="007D26BD" w:rsidRPr="0054381D" w:rsidRDefault="007D26BD" w:rsidP="00AF6D62">
      <w:pPr>
        <w:pStyle w:val="Style6"/>
        <w:rPr>
          <w:rFonts w:cs="Times New Roman"/>
          <w:lang w:val="en-US"/>
        </w:rPr>
      </w:pPr>
      <w:bookmarkStart w:id="67" w:name="_Ref354689236"/>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001028F6" w:rsidRPr="0054381D">
        <w:rPr>
          <w:noProof/>
          <w:lang w:val="en-US"/>
        </w:rPr>
        <w:t>12</w:t>
      </w:r>
      <w:r w:rsidR="0010260D" w:rsidRPr="0054381D">
        <w:rPr>
          <w:lang w:val="en-US"/>
        </w:rPr>
        <w:fldChar w:fldCharType="end"/>
      </w:r>
      <w:bookmarkEnd w:id="67"/>
      <w:r w:rsidR="005375EC" w:rsidRPr="0054381D">
        <w:rPr>
          <w:lang w:val="en-US"/>
        </w:rPr>
        <w:t>.</w:t>
      </w:r>
      <w:r w:rsidRPr="0054381D">
        <w:rPr>
          <w:lang w:val="en-US"/>
        </w:rPr>
        <w:t xml:space="preserve"> Publication with merge</w:t>
      </w:r>
    </w:p>
    <w:p w:rsidR="007D26BD" w:rsidRPr="0054381D" w:rsidRDefault="007D26BD" w:rsidP="00710468">
      <w:pPr>
        <w:pStyle w:val="Heading3"/>
        <w:numPr>
          <w:ilvl w:val="0"/>
          <w:numId w:val="0"/>
        </w:numPr>
        <w:rPr>
          <w:rFonts w:ascii="Calibri" w:hAnsi="Calibri" w:cs="Calibri"/>
          <w:i w:val="0"/>
          <w:iCs w:val="0"/>
          <w:sz w:val="22"/>
          <w:szCs w:val="22"/>
          <w:lang w:val="en-US"/>
        </w:rPr>
      </w:pPr>
      <w:bookmarkStart w:id="68" w:name="_Toc280886741"/>
      <w:bookmarkStart w:id="69" w:name="_Toc285463803"/>
      <w:bookmarkStart w:id="70" w:name="_Toc286999545"/>
      <w:bookmarkStart w:id="71" w:name="_Toc339191574"/>
      <w:r w:rsidRPr="0054381D">
        <w:rPr>
          <w:rFonts w:ascii="Calibri" w:hAnsi="Calibri" w:cs="Calibri"/>
          <w:i w:val="0"/>
          <w:iCs w:val="0"/>
          <w:sz w:val="22"/>
          <w:szCs w:val="22"/>
          <w:lang w:val="en-US"/>
        </w:rPr>
        <w:t>Transactions over composed objects</w:t>
      </w:r>
      <w:bookmarkEnd w:id="68"/>
      <w:bookmarkEnd w:id="69"/>
      <w:bookmarkEnd w:id="70"/>
      <w:bookmarkEnd w:id="71"/>
    </w:p>
    <w:p w:rsidR="007D26BD" w:rsidRPr="0054381D" w:rsidRDefault="007D26BD" w:rsidP="004A2B1A">
      <w:pPr>
        <w:ind w:firstLine="708"/>
        <w:jc w:val="both"/>
        <w:rPr>
          <w:lang w:val="en-US"/>
        </w:rPr>
      </w:pPr>
      <w:r w:rsidRPr="0054381D">
        <w:rPr>
          <w:lang w:val="en-US"/>
        </w:rPr>
        <w:t>Let</w:t>
      </w:r>
      <w:r w:rsidR="009075E3" w:rsidRPr="0054381D">
        <w:rPr>
          <w:lang w:val="en-US"/>
        </w:rPr>
        <w:t xml:space="preserve"> us</w:t>
      </w:r>
      <w:r w:rsidRPr="0054381D">
        <w:rPr>
          <w:lang w:val="en-US"/>
        </w:rPr>
        <w:t xml:space="preserve"> have the following situation: a local version of the object </w:t>
      </w:r>
      <w:r w:rsidRPr="0054381D">
        <w:rPr>
          <w:b/>
          <w:bCs/>
          <w:lang w:val="en-US"/>
        </w:rPr>
        <w:t>B</w:t>
      </w:r>
      <w:r w:rsidRPr="0054381D">
        <w:rPr>
          <w:lang w:val="en-US"/>
        </w:rPr>
        <w:t xml:space="preserve"> in the parent workspace and its visible version in current workspace. Let </w:t>
      </w:r>
      <w:r w:rsidR="009075E3" w:rsidRPr="0054381D">
        <w:rPr>
          <w:lang w:val="en-US"/>
        </w:rPr>
        <w:t xml:space="preserve">us </w:t>
      </w:r>
      <w:r w:rsidRPr="0054381D">
        <w:rPr>
          <w:lang w:val="en-US"/>
        </w:rPr>
        <w:t>make</w:t>
      </w:r>
      <w:r w:rsidR="00425FEE" w:rsidRPr="0054381D">
        <w:rPr>
          <w:lang w:val="en-US"/>
        </w:rPr>
        <w:t xml:space="preserve"> in </w:t>
      </w:r>
      <w:r w:rsidR="00425FEE" w:rsidRPr="0054381D">
        <w:rPr>
          <w:b/>
          <w:bCs/>
          <w:lang w:val="en-US"/>
        </w:rPr>
        <w:t>A</w:t>
      </w:r>
      <w:r w:rsidRPr="0054381D">
        <w:rPr>
          <w:lang w:val="en-US"/>
        </w:rPr>
        <w:t xml:space="preserve"> </w:t>
      </w:r>
      <w:r w:rsidR="004A2B1A" w:rsidRPr="0054381D">
        <w:rPr>
          <w:lang w:val="en-US"/>
        </w:rPr>
        <w:t>a sub-object</w:t>
      </w:r>
      <w:r w:rsidRPr="0054381D">
        <w:rPr>
          <w:lang w:val="en-US"/>
        </w:rPr>
        <w:t xml:space="preserve"> of object </w:t>
      </w:r>
      <w:r w:rsidRPr="0054381D">
        <w:rPr>
          <w:b/>
          <w:bCs/>
          <w:lang w:val="en-US"/>
        </w:rPr>
        <w:t>B</w:t>
      </w:r>
      <w:r w:rsidR="005375EC" w:rsidRPr="0054381D">
        <w:rPr>
          <w:lang w:val="en-US"/>
        </w:rPr>
        <w:t xml:space="preserve"> in </w:t>
      </w:r>
      <w:r w:rsidR="00425FEE">
        <w:rPr>
          <w:lang w:val="en-US"/>
        </w:rPr>
        <w:t xml:space="preserve">the </w:t>
      </w:r>
      <w:r w:rsidR="005375EC" w:rsidRPr="0054381D">
        <w:rPr>
          <w:lang w:val="en-US"/>
        </w:rPr>
        <w:t>current workspace</w:t>
      </w:r>
      <w:r w:rsidRPr="0054381D">
        <w:rPr>
          <w:lang w:val="en-US"/>
        </w:rPr>
        <w:t xml:space="preserve"> (</w:t>
      </w:r>
      <w:r w:rsidR="0010260D" w:rsidRPr="0054381D">
        <w:rPr>
          <w:lang w:val="en-US"/>
        </w:rPr>
        <w:fldChar w:fldCharType="begin"/>
      </w:r>
      <w:r w:rsidRPr="0054381D">
        <w:rPr>
          <w:lang w:val="en-US"/>
        </w:rPr>
        <w:instrText xml:space="preserve"> REF _Ref354689258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13</w:t>
      </w:r>
      <w:r w:rsidR="0010260D" w:rsidRPr="0054381D">
        <w:rPr>
          <w:lang w:val="en-US"/>
        </w:rPr>
        <w:fldChar w:fldCharType="end"/>
      </w:r>
      <w:r w:rsidRPr="0054381D">
        <w:rPr>
          <w:lang w:val="en-US"/>
        </w:rPr>
        <w:t>). After publication</w:t>
      </w:r>
      <w:r w:rsidR="005375EC" w:rsidRPr="0054381D">
        <w:rPr>
          <w:lang w:val="en-US"/>
        </w:rPr>
        <w:t>, the</w:t>
      </w:r>
      <w:r w:rsidRPr="0054381D">
        <w:rPr>
          <w:lang w:val="en-US"/>
        </w:rPr>
        <w:t xml:space="preserve"> version of sub-object </w:t>
      </w:r>
      <w:r w:rsidR="00267572" w:rsidRPr="0054381D">
        <w:rPr>
          <w:b/>
          <w:bCs/>
          <w:lang w:val="en-US"/>
        </w:rPr>
        <w:t>A</w:t>
      </w:r>
      <w:r w:rsidR="00267572" w:rsidRPr="0054381D">
        <w:rPr>
          <w:lang w:val="en-US"/>
        </w:rPr>
        <w:t xml:space="preserve"> </w:t>
      </w:r>
      <w:r w:rsidRPr="0054381D">
        <w:rPr>
          <w:lang w:val="en-US"/>
        </w:rPr>
        <w:t xml:space="preserve">may not lead to a change in the version of object </w:t>
      </w:r>
      <w:r w:rsidRPr="0054381D">
        <w:rPr>
          <w:b/>
          <w:bCs/>
          <w:lang w:val="en-US"/>
        </w:rPr>
        <w:t>B</w:t>
      </w:r>
      <w:r w:rsidRPr="0054381D">
        <w:rPr>
          <w:lang w:val="en-US"/>
        </w:rPr>
        <w:t xml:space="preserve"> in the parent workspace. However, in a subsequent publication</w:t>
      </w:r>
      <w:r w:rsidR="009075E3" w:rsidRPr="0054381D">
        <w:rPr>
          <w:lang w:val="en-US"/>
        </w:rPr>
        <w:t>,</w:t>
      </w:r>
      <w:r w:rsidRPr="0054381D">
        <w:rPr>
          <w:lang w:val="en-US"/>
        </w:rPr>
        <w:t xml:space="preserve"> </w:t>
      </w:r>
      <w:r w:rsidR="005375EC" w:rsidRPr="0054381D">
        <w:rPr>
          <w:lang w:val="en-US"/>
        </w:rPr>
        <w:t xml:space="preserve">the </w:t>
      </w:r>
      <w:r w:rsidRPr="0054381D">
        <w:rPr>
          <w:lang w:val="en-US"/>
        </w:rPr>
        <w:t xml:space="preserve">version of the object </w:t>
      </w:r>
      <w:r w:rsidRPr="0054381D">
        <w:rPr>
          <w:b/>
          <w:bCs/>
          <w:lang w:val="en-US"/>
        </w:rPr>
        <w:t>B</w:t>
      </w:r>
      <w:r w:rsidR="009075E3" w:rsidRPr="0054381D">
        <w:rPr>
          <w:lang w:val="en-US"/>
        </w:rPr>
        <w:t xml:space="preserve"> in conjunction with its</w:t>
      </w:r>
      <w:r w:rsidRPr="0054381D">
        <w:rPr>
          <w:lang w:val="en-US"/>
        </w:rPr>
        <w:t xml:space="preserve"> compositions in the parent workspace will lead to </w:t>
      </w:r>
      <w:r w:rsidR="00425FEE">
        <w:rPr>
          <w:lang w:val="en-US"/>
        </w:rPr>
        <w:t xml:space="preserve">an </w:t>
      </w:r>
      <w:r w:rsidRPr="0054381D">
        <w:rPr>
          <w:lang w:val="en-US"/>
        </w:rPr>
        <w:t>automatic update of the compositional scheme of objects (</w:t>
      </w:r>
      <w:r w:rsidR="00425FEE">
        <w:rPr>
          <w:lang w:val="en-US"/>
        </w:rPr>
        <w:t>i</w:t>
      </w:r>
      <w:r w:rsidR="00425FEE" w:rsidRPr="0054381D">
        <w:rPr>
          <w:lang w:val="en-US"/>
        </w:rPr>
        <w:t xml:space="preserve">n </w:t>
      </w:r>
      <w:r w:rsidR="0010260D" w:rsidRPr="0054381D">
        <w:rPr>
          <w:lang w:val="en-US"/>
        </w:rPr>
        <w:fldChar w:fldCharType="begin"/>
      </w:r>
      <w:r w:rsidRPr="0054381D">
        <w:rPr>
          <w:lang w:val="en-US"/>
        </w:rPr>
        <w:instrText xml:space="preserve"> REF _Ref354689258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13</w:t>
      </w:r>
      <w:r w:rsidR="0010260D" w:rsidRPr="0054381D">
        <w:rPr>
          <w:lang w:val="en-US"/>
        </w:rPr>
        <w:fldChar w:fldCharType="end"/>
      </w:r>
      <w:r w:rsidRPr="0054381D">
        <w:rPr>
          <w:lang w:val="en-US"/>
        </w:rPr>
        <w:t xml:space="preserve"> with </w:t>
      </w:r>
      <w:r w:rsidR="00425FEE">
        <w:rPr>
          <w:lang w:val="en-US"/>
        </w:rPr>
        <w:t xml:space="preserve">a </w:t>
      </w:r>
      <w:commentRangeStart w:id="72"/>
      <w:commentRangeStart w:id="73"/>
      <w:del w:id="74" w:author="в" w:date="2013-10-17T23:26:00Z">
        <w:r w:rsidRPr="0054381D" w:rsidDel="00341309">
          <w:rPr>
            <w:lang w:val="en-US"/>
          </w:rPr>
          <w:delText>green</w:delText>
        </w:r>
        <w:commentRangeEnd w:id="72"/>
        <w:r w:rsidR="00425FEE" w:rsidDel="00341309">
          <w:rPr>
            <w:rStyle w:val="CommentReference"/>
          </w:rPr>
          <w:commentReference w:id="72"/>
        </w:r>
        <w:r w:rsidRPr="0054381D" w:rsidDel="00341309">
          <w:rPr>
            <w:lang w:val="en-US"/>
          </w:rPr>
          <w:delText xml:space="preserve"> </w:delText>
        </w:r>
      </w:del>
      <w:commentRangeEnd w:id="73"/>
      <w:r w:rsidR="00341309">
        <w:rPr>
          <w:rStyle w:val="CommentReference"/>
        </w:rPr>
        <w:commentReference w:id="73"/>
      </w:r>
      <w:r w:rsidRPr="0054381D">
        <w:rPr>
          <w:lang w:val="en-US"/>
        </w:rPr>
        <w:t>dotted arrow). This is dictated by the fact that information regarding the organization of the composite object should be considered as an inseparable part of it.</w:t>
      </w:r>
    </w:p>
    <w:p w:rsidR="007D26BD" w:rsidRPr="0054381D" w:rsidRDefault="00341309" w:rsidP="00AF6D62">
      <w:pPr>
        <w:keepNext/>
        <w:jc w:val="center"/>
        <w:rPr>
          <w:lang w:val="en-US"/>
        </w:rPr>
      </w:pPr>
      <w:r w:rsidRPr="0054381D">
        <w:rPr>
          <w:lang w:val="en-US"/>
        </w:rPr>
        <w:object w:dxaOrig="6433" w:dyaOrig="3775">
          <v:shape id="_x0000_i1039" type="#_x0000_t75" style="width:321.4pt;height:188.95pt" o:ole="">
            <v:imagedata r:id="rId33" o:title=""/>
          </v:shape>
          <o:OLEObject Type="Embed" ProgID="Visio.Drawing.11" ShapeID="_x0000_i1039" DrawAspect="Content" ObjectID="_1443638110" r:id="rId34"/>
        </w:object>
      </w:r>
    </w:p>
    <w:p w:rsidR="007D26BD" w:rsidRPr="0054381D" w:rsidRDefault="007D26BD" w:rsidP="00AF6D62">
      <w:pPr>
        <w:pStyle w:val="Style6"/>
        <w:rPr>
          <w:rFonts w:cs="Times New Roman"/>
          <w:lang w:val="en-US"/>
        </w:rPr>
      </w:pPr>
      <w:bookmarkStart w:id="75" w:name="_Ref354689258"/>
      <w:r w:rsidRPr="0054381D">
        <w:rPr>
          <w:lang w:val="en-US"/>
        </w:rPr>
        <w:t xml:space="preserve">Figure </w:t>
      </w:r>
      <w:r w:rsidR="0010260D" w:rsidRPr="0054381D">
        <w:rPr>
          <w:lang w:val="en-US"/>
        </w:rPr>
        <w:fldChar w:fldCharType="begin"/>
      </w:r>
      <w:r w:rsidRPr="0054381D">
        <w:rPr>
          <w:lang w:val="en-US"/>
        </w:rPr>
        <w:instrText xml:space="preserve"> SEQ Figure \* ARABIC </w:instrText>
      </w:r>
      <w:r w:rsidR="0010260D" w:rsidRPr="0054381D">
        <w:rPr>
          <w:lang w:val="en-US"/>
        </w:rPr>
        <w:fldChar w:fldCharType="separate"/>
      </w:r>
      <w:r w:rsidR="001028F6" w:rsidRPr="0054381D">
        <w:rPr>
          <w:noProof/>
          <w:lang w:val="en-US"/>
        </w:rPr>
        <w:t>13</w:t>
      </w:r>
      <w:r w:rsidR="0010260D" w:rsidRPr="0054381D">
        <w:rPr>
          <w:lang w:val="en-US"/>
        </w:rPr>
        <w:fldChar w:fldCharType="end"/>
      </w:r>
      <w:bookmarkEnd w:id="75"/>
      <w:r w:rsidR="005375EC" w:rsidRPr="0054381D">
        <w:rPr>
          <w:lang w:val="en-US"/>
        </w:rPr>
        <w:t>.</w:t>
      </w:r>
      <w:r w:rsidRPr="0054381D">
        <w:rPr>
          <w:lang w:val="en-US"/>
        </w:rPr>
        <w:t xml:space="preserve"> Newly created sub-object to a super-object</w:t>
      </w:r>
    </w:p>
    <w:p w:rsidR="007D26BD" w:rsidRPr="0054381D" w:rsidRDefault="005375EC" w:rsidP="004A2B1A">
      <w:pPr>
        <w:ind w:firstLine="708"/>
        <w:jc w:val="both"/>
        <w:rPr>
          <w:lang w:val="en-US"/>
        </w:rPr>
      </w:pPr>
      <w:r w:rsidRPr="0054381D">
        <w:rPr>
          <w:lang w:val="en-US"/>
        </w:rPr>
        <w:t>The p</w:t>
      </w:r>
      <w:r w:rsidR="007D26BD" w:rsidRPr="0054381D">
        <w:rPr>
          <w:lang w:val="en-US"/>
        </w:rPr>
        <w:t>ublication of the new version of the composite object B, v3 leads to the requirement that this be done in a set with the version of the newly created sub-object (</w:t>
      </w:r>
      <w:r w:rsidR="0010260D" w:rsidRPr="0054381D">
        <w:rPr>
          <w:lang w:val="en-US"/>
        </w:rPr>
        <w:fldChar w:fldCharType="begin"/>
      </w:r>
      <w:r w:rsidR="007D26BD" w:rsidRPr="0054381D">
        <w:rPr>
          <w:lang w:val="en-US"/>
        </w:rPr>
        <w:instrText xml:space="preserve"> REF _Ref354689258 \h </w:instrText>
      </w:r>
      <w:r w:rsidR="0010260D" w:rsidRPr="0054381D">
        <w:rPr>
          <w:lang w:val="en-US"/>
        </w:rPr>
      </w:r>
      <w:r w:rsidR="0010260D" w:rsidRPr="0054381D">
        <w:rPr>
          <w:lang w:val="en-US"/>
        </w:rPr>
        <w:fldChar w:fldCharType="separate"/>
      </w:r>
      <w:r w:rsidR="00AC2316" w:rsidRPr="0054381D">
        <w:rPr>
          <w:lang w:val="en-US"/>
        </w:rPr>
        <w:t xml:space="preserve">Figure </w:t>
      </w:r>
      <w:r w:rsidR="00AC2316" w:rsidRPr="0054381D">
        <w:rPr>
          <w:noProof/>
          <w:lang w:val="en-US"/>
        </w:rPr>
        <w:t>13</w:t>
      </w:r>
      <w:r w:rsidR="0010260D" w:rsidRPr="0054381D">
        <w:rPr>
          <w:lang w:val="en-US"/>
        </w:rPr>
        <w:fldChar w:fldCharType="end"/>
      </w:r>
      <w:r w:rsidR="007D26BD" w:rsidRPr="0054381D">
        <w:rPr>
          <w:lang w:val="en-US"/>
        </w:rPr>
        <w:t xml:space="preserve"> – arrows with number 2).</w:t>
      </w:r>
    </w:p>
    <w:p w:rsidR="007D26BD" w:rsidRPr="0054381D" w:rsidRDefault="007D26BD" w:rsidP="004A2B1A">
      <w:pPr>
        <w:ind w:firstLine="708"/>
        <w:jc w:val="both"/>
        <w:rPr>
          <w:lang w:val="en-US"/>
        </w:rPr>
      </w:pPr>
      <w:r w:rsidRPr="0054381D">
        <w:rPr>
          <w:lang w:val="en-US"/>
        </w:rPr>
        <w:t xml:space="preserve">Let us consider the situation where </w:t>
      </w:r>
      <w:r w:rsidR="005375EC" w:rsidRPr="0054381D">
        <w:rPr>
          <w:lang w:val="en-US"/>
        </w:rPr>
        <w:t>there is</w:t>
      </w:r>
      <w:r w:rsidRPr="0054381D">
        <w:rPr>
          <w:lang w:val="en-US"/>
        </w:rPr>
        <w:t xml:space="preserve"> a local version of the object in the parent workspace that is visible in the current workspace (</w:t>
      </w:r>
      <w:r w:rsidR="0010260D" w:rsidRPr="0054381D">
        <w:rPr>
          <w:lang w:val="en-US"/>
        </w:rPr>
        <w:fldChar w:fldCharType="begin"/>
      </w:r>
      <w:r w:rsidRPr="0054381D">
        <w:rPr>
          <w:lang w:val="en-US"/>
        </w:rPr>
        <w:instrText xml:space="preserve"> REF _Ref354689271 \h </w:instrText>
      </w:r>
      <w:r w:rsidR="0010260D" w:rsidRPr="0054381D">
        <w:rPr>
          <w:lang w:val="en-US"/>
        </w:rPr>
      </w:r>
      <w:r w:rsidR="0010260D"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14</w:t>
      </w:r>
      <w:r w:rsidR="0010260D" w:rsidRPr="0054381D">
        <w:rPr>
          <w:lang w:val="en-US"/>
        </w:rPr>
        <w:fldChar w:fldCharType="end"/>
      </w:r>
      <w:r w:rsidRPr="0054381D">
        <w:rPr>
          <w:lang w:val="en-US"/>
        </w:rPr>
        <w:t>). In current workspace we change the sub-object A, which leads to a change of object B, i. e.</w:t>
      </w:r>
      <w:r w:rsidR="00C55695">
        <w:rPr>
          <w:lang w:val="en-US"/>
        </w:rPr>
        <w:t>,</w:t>
      </w:r>
      <w:r w:rsidRPr="0054381D">
        <w:rPr>
          <w:lang w:val="en-US"/>
        </w:rPr>
        <w:t xml:space="preserve"> the creation of a new local version of the sub-objects leads to the automatic creation of a new local version of the entire composite object. We should notice that separate publishing </w:t>
      </w:r>
      <w:r w:rsidR="009075E3" w:rsidRPr="0054381D">
        <w:rPr>
          <w:lang w:val="en-US"/>
        </w:rPr>
        <w:t xml:space="preserve">of </w:t>
      </w:r>
      <w:r w:rsidRPr="0054381D">
        <w:rPr>
          <w:lang w:val="en-US"/>
        </w:rPr>
        <w:t xml:space="preserve">the new version of </w:t>
      </w:r>
      <w:r w:rsidR="005375EC" w:rsidRPr="0054381D">
        <w:rPr>
          <w:lang w:val="en-US"/>
        </w:rPr>
        <w:t xml:space="preserve">the </w:t>
      </w:r>
      <w:r w:rsidRPr="0054381D">
        <w:rPr>
          <w:lang w:val="en-US"/>
        </w:rPr>
        <w:t xml:space="preserve">sub-objects in the parent workspace should not be allowed. This restriction follows from the fact that a new version of </w:t>
      </w:r>
      <w:r w:rsidR="00C55695">
        <w:rPr>
          <w:lang w:val="en-US"/>
        </w:rPr>
        <w:t xml:space="preserve">a </w:t>
      </w:r>
      <w:r w:rsidRPr="0054381D">
        <w:rPr>
          <w:lang w:val="en-US"/>
        </w:rPr>
        <w:t xml:space="preserve">sub-object assumes a new version of </w:t>
      </w:r>
      <w:r w:rsidR="005375EC" w:rsidRPr="0054381D">
        <w:rPr>
          <w:lang w:val="en-US"/>
        </w:rPr>
        <w:t xml:space="preserve">the </w:t>
      </w:r>
      <w:r w:rsidRPr="0054381D">
        <w:rPr>
          <w:lang w:val="en-US"/>
        </w:rPr>
        <w:t>super-object (</w:t>
      </w:r>
      <w:r w:rsidR="0010260D" w:rsidRPr="0054381D">
        <w:rPr>
          <w:lang w:val="en-US"/>
        </w:rPr>
        <w:fldChar w:fldCharType="begin"/>
      </w:r>
      <w:r w:rsidRPr="0054381D">
        <w:rPr>
          <w:lang w:val="en-US"/>
        </w:rPr>
        <w:instrText xml:space="preserve"> REF _Ref354689271 \h </w:instrText>
      </w:r>
      <w:r w:rsidR="0010260D" w:rsidRPr="0054381D">
        <w:rPr>
          <w:lang w:val="en-US"/>
        </w:rPr>
      </w:r>
      <w:r w:rsidR="0010260D" w:rsidRPr="0054381D">
        <w:rPr>
          <w:lang w:val="en-US"/>
        </w:rPr>
        <w:fldChar w:fldCharType="separate"/>
      </w:r>
      <w:r w:rsidR="005375EC" w:rsidRPr="0054381D">
        <w:rPr>
          <w:sz w:val="24"/>
          <w:szCs w:val="24"/>
          <w:lang w:val="en-US"/>
        </w:rPr>
        <w:t xml:space="preserve">Figure </w:t>
      </w:r>
      <w:r w:rsidR="005375EC" w:rsidRPr="0054381D">
        <w:rPr>
          <w:noProof/>
          <w:sz w:val="24"/>
          <w:szCs w:val="24"/>
          <w:lang w:val="en-US"/>
        </w:rPr>
        <w:t>14</w:t>
      </w:r>
      <w:r w:rsidR="0010260D" w:rsidRPr="0054381D">
        <w:rPr>
          <w:lang w:val="en-US"/>
        </w:rPr>
        <w:fldChar w:fldCharType="end"/>
      </w:r>
      <w:r w:rsidRPr="0054381D">
        <w:rPr>
          <w:lang w:val="en-US"/>
        </w:rPr>
        <w:t xml:space="preserve"> –</w:t>
      </w:r>
      <w:r w:rsidR="005375EC" w:rsidRPr="0054381D">
        <w:rPr>
          <w:lang w:val="en-US"/>
        </w:rPr>
        <w:t xml:space="preserve"> </w:t>
      </w:r>
      <w:r w:rsidRPr="0054381D">
        <w:rPr>
          <w:lang w:val="en-US"/>
        </w:rPr>
        <w:t>arrow with number 1). In addition</w:t>
      </w:r>
      <w:r w:rsidR="009075E3" w:rsidRPr="0054381D">
        <w:rPr>
          <w:lang w:val="en-US"/>
        </w:rPr>
        <w:t>,</w:t>
      </w:r>
      <w:r w:rsidRPr="0054381D">
        <w:rPr>
          <w:lang w:val="en-US"/>
        </w:rPr>
        <w:t xml:space="preserve"> we introduced the restriction that an object may be present </w:t>
      </w:r>
      <w:r w:rsidR="009075E3" w:rsidRPr="0054381D">
        <w:rPr>
          <w:lang w:val="en-US"/>
        </w:rPr>
        <w:t xml:space="preserve">in </w:t>
      </w:r>
      <w:r w:rsidRPr="0054381D">
        <w:rPr>
          <w:lang w:val="en-US"/>
        </w:rPr>
        <w:t xml:space="preserve">only one version </w:t>
      </w:r>
      <w:r w:rsidR="009075E3" w:rsidRPr="0054381D">
        <w:rPr>
          <w:lang w:val="en-US"/>
        </w:rPr>
        <w:t xml:space="preserve">in </w:t>
      </w:r>
      <w:r w:rsidRPr="0054381D">
        <w:rPr>
          <w:lang w:val="en-US"/>
        </w:rPr>
        <w:t xml:space="preserve">a workspace. </w:t>
      </w:r>
      <w:r w:rsidR="009075E3" w:rsidRPr="0054381D">
        <w:rPr>
          <w:lang w:val="en-US"/>
        </w:rPr>
        <w:t>In</w:t>
      </w:r>
      <w:r w:rsidRPr="0054381D">
        <w:rPr>
          <w:lang w:val="en-US"/>
        </w:rPr>
        <w:t xml:space="preserve"> conclusion to the situation we can </w:t>
      </w:r>
      <w:r w:rsidR="00C55695">
        <w:rPr>
          <w:lang w:val="en-US"/>
        </w:rPr>
        <w:t>formulat</w:t>
      </w:r>
      <w:r w:rsidR="00C55695" w:rsidRPr="0054381D">
        <w:rPr>
          <w:lang w:val="en-US"/>
        </w:rPr>
        <w:t xml:space="preserve">e </w:t>
      </w:r>
      <w:r w:rsidRPr="0054381D">
        <w:rPr>
          <w:lang w:val="en-US"/>
        </w:rPr>
        <w:t>the following rule:</w:t>
      </w:r>
    </w:p>
    <w:p w:rsidR="007D26BD" w:rsidRPr="0054381D" w:rsidRDefault="005375EC"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bookmarkStart w:id="76" w:name="_Ref327394963"/>
      <w:r w:rsidRPr="0054381D">
        <w:rPr>
          <w:rFonts w:ascii="Calibri" w:hAnsi="Calibri" w:cs="Calibri"/>
          <w:sz w:val="22"/>
          <w:szCs w:val="22"/>
          <w:lang w:val="en-US"/>
        </w:rPr>
        <w:t>The p</w:t>
      </w:r>
      <w:r w:rsidR="007D26BD" w:rsidRPr="0054381D">
        <w:rPr>
          <w:rFonts w:ascii="Calibri" w:hAnsi="Calibri" w:cs="Calibri"/>
          <w:sz w:val="22"/>
          <w:szCs w:val="22"/>
          <w:lang w:val="en-US"/>
        </w:rPr>
        <w:t>ublication of a version of</w:t>
      </w:r>
      <w:r w:rsidRPr="0054381D">
        <w:rPr>
          <w:rFonts w:ascii="Calibri" w:hAnsi="Calibri" w:cs="Calibri"/>
          <w:sz w:val="22"/>
          <w:szCs w:val="22"/>
          <w:lang w:val="en-US"/>
        </w:rPr>
        <w:t xml:space="preserve"> a</w:t>
      </w:r>
      <w:r w:rsidR="007D26BD" w:rsidRPr="0054381D">
        <w:rPr>
          <w:rFonts w:ascii="Calibri" w:hAnsi="Calibri" w:cs="Calibri"/>
          <w:sz w:val="22"/>
          <w:szCs w:val="22"/>
          <w:lang w:val="en-US"/>
        </w:rPr>
        <w:t xml:space="preserve"> local composite object should be made bundled with all local versions of its sub-objects that have a different version in the parent workspace </w:t>
      </w:r>
      <w:r w:rsidR="007D26BD" w:rsidRPr="0054381D">
        <w:rPr>
          <w:rFonts w:ascii="Calibri" w:hAnsi="Calibri" w:cs="Calibri"/>
          <w:sz w:val="22"/>
          <w:szCs w:val="22"/>
          <w:lang w:val="en-US"/>
        </w:rPr>
        <w:br/>
        <w:t>(</w:t>
      </w:r>
      <w:fldSimple w:instr=" REF _Ref354689271 \h  \* MERGEFORMAT ">
        <w:r w:rsidR="00AC2316" w:rsidRPr="0054381D">
          <w:rPr>
            <w:rFonts w:ascii="Calibri" w:hAnsi="Calibri" w:cs="Calibri"/>
            <w:sz w:val="22"/>
            <w:szCs w:val="22"/>
            <w:lang w:val="en-US"/>
          </w:rPr>
          <w:t xml:space="preserve">Figure </w:t>
        </w:r>
        <w:r w:rsidR="00AC2316" w:rsidRPr="0054381D">
          <w:rPr>
            <w:rFonts w:ascii="Calibri" w:hAnsi="Calibri" w:cs="Calibri"/>
            <w:noProof/>
            <w:sz w:val="22"/>
            <w:szCs w:val="22"/>
            <w:lang w:val="en-US"/>
          </w:rPr>
          <w:t>14</w:t>
        </w:r>
      </w:fldSimple>
      <w:r w:rsidR="007D26BD" w:rsidRPr="0054381D">
        <w:rPr>
          <w:rFonts w:ascii="Calibri" w:hAnsi="Calibri" w:cs="Calibri"/>
          <w:sz w:val="22"/>
          <w:szCs w:val="22"/>
          <w:lang w:val="en-US"/>
        </w:rPr>
        <w:t xml:space="preserve"> – the arrows with number 2).</w:t>
      </w:r>
      <w:bookmarkEnd w:id="76"/>
    </w:p>
    <w:p w:rsidR="007D26BD" w:rsidRPr="0054381D" w:rsidRDefault="007D26BD" w:rsidP="004A2B1A">
      <w:pPr>
        <w:ind w:firstLine="708"/>
        <w:jc w:val="both"/>
        <w:rPr>
          <w:lang w:val="en-US"/>
        </w:rPr>
      </w:pPr>
      <w:r w:rsidRPr="0054381D">
        <w:rPr>
          <w:lang w:val="en-US"/>
        </w:rPr>
        <w:t xml:space="preserve">Local versions of the sub-objects in the parent workspace can be either derivatives </w:t>
      </w:r>
      <w:r w:rsidR="009075E3" w:rsidRPr="0054381D">
        <w:rPr>
          <w:lang w:val="en-US"/>
        </w:rPr>
        <w:t>or</w:t>
      </w:r>
      <w:r w:rsidRPr="0054381D">
        <w:rPr>
          <w:lang w:val="en-US"/>
        </w:rPr>
        <w:t xml:space="preserve"> parallel. In these cases it is necessary to execute the transactions covered above.</w:t>
      </w:r>
    </w:p>
    <w:p w:rsidR="007D26BD" w:rsidRPr="0054381D" w:rsidRDefault="007D26BD" w:rsidP="004A2B1A">
      <w:pPr>
        <w:ind w:firstLine="708"/>
        <w:jc w:val="both"/>
        <w:rPr>
          <w:lang w:val="en-US"/>
        </w:rPr>
      </w:pPr>
      <w:r w:rsidRPr="0054381D">
        <w:rPr>
          <w:lang w:val="en-US"/>
        </w:rPr>
        <w:t xml:space="preserve">Let us examine </w:t>
      </w:r>
      <w:r w:rsidR="009075E3" w:rsidRPr="0054381D">
        <w:rPr>
          <w:lang w:val="en-US"/>
        </w:rPr>
        <w:t xml:space="preserve">the </w:t>
      </w:r>
      <w:r w:rsidRPr="0054381D">
        <w:rPr>
          <w:lang w:val="en-US"/>
        </w:rPr>
        <w:t>same situation</w:t>
      </w:r>
      <w:r w:rsidR="009075E3" w:rsidRPr="0054381D">
        <w:rPr>
          <w:lang w:val="en-US"/>
        </w:rPr>
        <w:t>,</w:t>
      </w:r>
      <w:r w:rsidRPr="0054381D">
        <w:rPr>
          <w:lang w:val="en-US"/>
        </w:rPr>
        <w:t xml:space="preserve"> whe</w:t>
      </w:r>
      <w:r w:rsidR="005375EC" w:rsidRPr="0054381D">
        <w:rPr>
          <w:lang w:val="en-US"/>
        </w:rPr>
        <w:t>re</w:t>
      </w:r>
      <w:r w:rsidRPr="0054381D">
        <w:rPr>
          <w:lang w:val="en-US"/>
        </w:rPr>
        <w:t xml:space="preserve"> we have a local version of the object </w:t>
      </w:r>
      <w:r w:rsidRPr="0054381D">
        <w:rPr>
          <w:b/>
          <w:bCs/>
          <w:lang w:val="en-US"/>
        </w:rPr>
        <w:t>B</w:t>
      </w:r>
      <w:r w:rsidRPr="0054381D">
        <w:rPr>
          <w:lang w:val="en-US"/>
        </w:rPr>
        <w:t xml:space="preserve"> in the parent workspace that is visible in the current workspace (</w:t>
      </w:r>
      <w:r w:rsidR="0010260D" w:rsidRPr="0054381D">
        <w:rPr>
          <w:lang w:val="en-US"/>
        </w:rPr>
        <w:fldChar w:fldCharType="begin"/>
      </w:r>
      <w:r w:rsidRPr="0054381D">
        <w:rPr>
          <w:lang w:val="en-US"/>
        </w:rPr>
        <w:instrText xml:space="preserve"> REF _Ref354689490 \h </w:instrText>
      </w:r>
      <w:r w:rsidR="0010260D" w:rsidRPr="0054381D">
        <w:rPr>
          <w:lang w:val="en-US"/>
        </w:rPr>
      </w:r>
      <w:r w:rsidR="0010260D"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15</w:t>
      </w:r>
      <w:r w:rsidR="0010260D" w:rsidRPr="0054381D">
        <w:rPr>
          <w:lang w:val="en-US"/>
        </w:rPr>
        <w:fldChar w:fldCharType="end"/>
      </w:r>
      <w:r w:rsidRPr="0054381D">
        <w:rPr>
          <w:lang w:val="en-US"/>
        </w:rPr>
        <w:t>). From the composition of the composed object</w:t>
      </w:r>
      <w:r w:rsidR="009075E3" w:rsidRPr="0054381D">
        <w:rPr>
          <w:lang w:val="en-US"/>
        </w:rPr>
        <w:t>, a sub-object is excluded</w:t>
      </w:r>
      <w:r w:rsidRPr="0054381D">
        <w:rPr>
          <w:lang w:val="en-US"/>
        </w:rPr>
        <w:t xml:space="preserve">. Reflecting this change in the parent workspace is achievable only by publishing the composed object. This publication only transfers the composition change in </w:t>
      </w:r>
      <w:r w:rsidR="00C55695">
        <w:rPr>
          <w:lang w:val="en-US"/>
        </w:rPr>
        <w:t xml:space="preserve">the </w:t>
      </w:r>
      <w:r w:rsidRPr="0054381D">
        <w:rPr>
          <w:lang w:val="en-US"/>
        </w:rPr>
        <w:t xml:space="preserve">parent workspace without changing the version of </w:t>
      </w:r>
      <w:r w:rsidR="005375EC" w:rsidRPr="0054381D">
        <w:rPr>
          <w:lang w:val="en-US"/>
        </w:rPr>
        <w:t xml:space="preserve">the </w:t>
      </w:r>
      <w:r w:rsidRPr="0054381D">
        <w:rPr>
          <w:lang w:val="en-US"/>
        </w:rPr>
        <w:t xml:space="preserve">sub-object. The former sub-object is no longer part of the new super-object version. </w:t>
      </w:r>
    </w:p>
    <w:p w:rsidR="007D26BD" w:rsidRPr="0054381D" w:rsidRDefault="005208EC" w:rsidP="00AF6D62">
      <w:pPr>
        <w:pStyle w:val="Caption"/>
        <w:keepNext/>
        <w:rPr>
          <w:lang w:val="en-US"/>
        </w:rPr>
      </w:pPr>
      <w:r w:rsidRPr="0054381D">
        <w:rPr>
          <w:lang w:val="en-US"/>
        </w:rPr>
        <w:object w:dxaOrig="7668" w:dyaOrig="3824">
          <v:shape id="_x0000_i1036" type="#_x0000_t75" style="width:383.6pt;height:191.25pt" o:ole="">
            <v:imagedata r:id="rId35" o:title=""/>
          </v:shape>
          <o:OLEObject Type="Embed" ProgID="Visio.Drawing.11" ShapeID="_x0000_i1036" DrawAspect="Content" ObjectID="_1443638111" r:id="rId36"/>
        </w:object>
      </w:r>
    </w:p>
    <w:p w:rsidR="007D26BD" w:rsidRPr="0054381D" w:rsidRDefault="007D26BD" w:rsidP="00021600">
      <w:pPr>
        <w:pStyle w:val="Caption"/>
        <w:rPr>
          <w:lang w:val="en-US"/>
        </w:rPr>
      </w:pPr>
      <w:bookmarkStart w:id="77" w:name="_Ref354689271"/>
      <w:r w:rsidRPr="0054381D">
        <w:rPr>
          <w:rFonts w:ascii="Calibri" w:hAnsi="Calibri" w:cs="Calibri"/>
          <w:sz w:val="24"/>
          <w:szCs w:val="24"/>
          <w:lang w:val="en-US"/>
        </w:rPr>
        <w:t xml:space="preserve">Figure </w:t>
      </w:r>
      <w:r w:rsidR="0010260D"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0260D"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14</w:t>
      </w:r>
      <w:r w:rsidR="0010260D" w:rsidRPr="0054381D">
        <w:rPr>
          <w:rFonts w:ascii="Calibri" w:hAnsi="Calibri" w:cs="Calibri"/>
          <w:sz w:val="24"/>
          <w:szCs w:val="24"/>
          <w:lang w:val="en-US"/>
        </w:rPr>
        <w:fldChar w:fldCharType="end"/>
      </w:r>
      <w:bookmarkEnd w:id="77"/>
      <w:r w:rsidR="005375EC" w:rsidRPr="0054381D">
        <w:rPr>
          <w:rFonts w:ascii="Calibri" w:hAnsi="Calibri" w:cs="Calibri"/>
          <w:sz w:val="24"/>
          <w:szCs w:val="24"/>
          <w:lang w:val="en-US"/>
        </w:rPr>
        <w:t>.</w:t>
      </w:r>
      <w:r w:rsidRPr="0054381D">
        <w:rPr>
          <w:rFonts w:ascii="Calibri" w:hAnsi="Calibri" w:cs="Calibri"/>
          <w:sz w:val="24"/>
          <w:szCs w:val="24"/>
          <w:lang w:val="en-US"/>
        </w:rPr>
        <w:t xml:space="preserve"> Indirect change inversion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super-object, caused by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 xml:space="preserve">new version of </w:t>
      </w:r>
      <w:r w:rsidR="005375EC" w:rsidRPr="0054381D">
        <w:rPr>
          <w:rFonts w:ascii="Calibri" w:hAnsi="Calibri" w:cs="Calibri"/>
          <w:sz w:val="24"/>
          <w:szCs w:val="24"/>
          <w:lang w:val="en-US"/>
        </w:rPr>
        <w:t xml:space="preserve">a </w:t>
      </w:r>
      <w:r w:rsidRPr="0054381D">
        <w:rPr>
          <w:rFonts w:ascii="Calibri" w:hAnsi="Calibri" w:cs="Calibri"/>
          <w:sz w:val="24"/>
          <w:szCs w:val="24"/>
          <w:lang w:val="en-US"/>
        </w:rPr>
        <w:t>sub-object</w:t>
      </w:r>
    </w:p>
    <w:p w:rsidR="007D26BD" w:rsidRPr="0054381D" w:rsidRDefault="005208EC" w:rsidP="00AF6D62">
      <w:pPr>
        <w:keepNext/>
        <w:jc w:val="center"/>
        <w:rPr>
          <w:lang w:val="en-US"/>
        </w:rPr>
      </w:pPr>
      <w:r w:rsidRPr="0054381D">
        <w:rPr>
          <w:lang w:val="en-US"/>
        </w:rPr>
        <w:object w:dxaOrig="7141" w:dyaOrig="3940">
          <v:shape id="_x0000_i1037" type="#_x0000_t75" style="width:356.55pt;height:197pt" o:ole="">
            <v:imagedata r:id="rId37" o:title=""/>
          </v:shape>
          <o:OLEObject Type="Embed" ProgID="Visio.Drawing.11" ShapeID="_x0000_i1037" DrawAspect="Content" ObjectID="_1443638112" r:id="rId38"/>
        </w:object>
      </w:r>
    </w:p>
    <w:p w:rsidR="007D26BD" w:rsidRPr="0054381D" w:rsidRDefault="007D26BD" w:rsidP="00AF6D62">
      <w:pPr>
        <w:pStyle w:val="Caption"/>
        <w:rPr>
          <w:rFonts w:ascii="Calibri" w:hAnsi="Calibri" w:cs="Calibri"/>
          <w:sz w:val="24"/>
          <w:szCs w:val="24"/>
          <w:lang w:val="en-US"/>
        </w:rPr>
      </w:pPr>
      <w:bookmarkStart w:id="78" w:name="_Ref354689490"/>
      <w:r w:rsidRPr="0054381D">
        <w:rPr>
          <w:rFonts w:ascii="Calibri" w:hAnsi="Calibri" w:cs="Calibri"/>
          <w:sz w:val="24"/>
          <w:szCs w:val="24"/>
          <w:lang w:val="en-US"/>
        </w:rPr>
        <w:t xml:space="preserve">Figure </w:t>
      </w:r>
      <w:r w:rsidR="0010260D"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0260D"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15</w:t>
      </w:r>
      <w:r w:rsidR="0010260D" w:rsidRPr="0054381D">
        <w:rPr>
          <w:rFonts w:ascii="Calibri" w:hAnsi="Calibri" w:cs="Calibri"/>
          <w:sz w:val="24"/>
          <w:szCs w:val="24"/>
          <w:lang w:val="en-US"/>
        </w:rPr>
        <w:fldChar w:fldCharType="end"/>
      </w:r>
      <w:bookmarkEnd w:id="78"/>
      <w:r w:rsidRPr="0054381D">
        <w:rPr>
          <w:rFonts w:ascii="Calibri" w:hAnsi="Calibri" w:cs="Calibri"/>
          <w:sz w:val="24"/>
          <w:szCs w:val="24"/>
          <w:lang w:val="en-US"/>
        </w:rPr>
        <w:t xml:space="preserve"> </w:t>
      </w:r>
      <w:r w:rsidR="005375EC" w:rsidRPr="0054381D">
        <w:rPr>
          <w:rFonts w:ascii="Calibri" w:hAnsi="Calibri" w:cs="Calibri"/>
          <w:sz w:val="24"/>
          <w:szCs w:val="24"/>
          <w:lang w:val="en-US"/>
        </w:rPr>
        <w:t>A</w:t>
      </w:r>
      <w:r w:rsidRPr="0054381D">
        <w:rPr>
          <w:rFonts w:ascii="Calibri" w:hAnsi="Calibri" w:cs="Calibri"/>
          <w:sz w:val="24"/>
          <w:szCs w:val="24"/>
          <w:lang w:val="en-US"/>
        </w:rPr>
        <w:t xml:space="preserve">bsence of change in </w:t>
      </w:r>
      <w:r w:rsidR="005375EC" w:rsidRPr="0054381D">
        <w:rPr>
          <w:rFonts w:ascii="Calibri" w:hAnsi="Calibri" w:cs="Calibri"/>
          <w:sz w:val="24"/>
          <w:szCs w:val="24"/>
          <w:lang w:val="en-US"/>
        </w:rPr>
        <w:t xml:space="preserve">the </w:t>
      </w:r>
      <w:r w:rsidRPr="0054381D">
        <w:rPr>
          <w:rFonts w:ascii="Calibri" w:hAnsi="Calibri" w:cs="Calibri"/>
          <w:sz w:val="24"/>
          <w:szCs w:val="24"/>
          <w:lang w:val="en-US"/>
        </w:rPr>
        <w:t>version of object A, i.e.</w:t>
      </w:r>
      <w:r w:rsidR="00C55695">
        <w:rPr>
          <w:rFonts w:ascii="Calibri" w:hAnsi="Calibri" w:cs="Calibri"/>
          <w:sz w:val="24"/>
          <w:szCs w:val="24"/>
          <w:lang w:val="en-US"/>
        </w:rPr>
        <w:t>,</w:t>
      </w:r>
      <w:r w:rsidRPr="0054381D">
        <w:rPr>
          <w:rFonts w:ascii="Calibri" w:hAnsi="Calibri" w:cs="Calibri"/>
          <w:sz w:val="24"/>
          <w:szCs w:val="24"/>
          <w:lang w:val="en-US"/>
        </w:rPr>
        <w:t xml:space="preserve"> there is no need of its publication</w:t>
      </w:r>
    </w:p>
    <w:p w:rsidR="007D26BD" w:rsidRPr="0054381D" w:rsidRDefault="007D26BD" w:rsidP="004A2B1A">
      <w:pPr>
        <w:ind w:firstLine="708"/>
        <w:jc w:val="both"/>
        <w:rPr>
          <w:lang w:val="en-US"/>
        </w:rPr>
      </w:pPr>
      <w:r w:rsidRPr="0054381D">
        <w:rPr>
          <w:lang w:val="en-US"/>
        </w:rPr>
        <w:t xml:space="preserve">Let us have </w:t>
      </w:r>
      <w:r w:rsidR="005375EC" w:rsidRPr="0054381D">
        <w:rPr>
          <w:lang w:val="en-US"/>
        </w:rPr>
        <w:t xml:space="preserve">a </w:t>
      </w:r>
      <w:r w:rsidRPr="0054381D">
        <w:rPr>
          <w:lang w:val="en-US"/>
        </w:rPr>
        <w:t xml:space="preserve">visible composed object </w:t>
      </w:r>
      <w:r w:rsidRPr="0054381D">
        <w:rPr>
          <w:b/>
          <w:bCs/>
          <w:lang w:val="en-US"/>
        </w:rPr>
        <w:t>A</w:t>
      </w:r>
      <w:r w:rsidRPr="0054381D">
        <w:rPr>
          <w:lang w:val="en-US"/>
        </w:rPr>
        <w:t xml:space="preserve"> with</w:t>
      </w:r>
      <w:r w:rsidR="005375EC" w:rsidRPr="0054381D">
        <w:rPr>
          <w:lang w:val="en-US"/>
        </w:rPr>
        <w:t xml:space="preserve"> a</w:t>
      </w:r>
      <w:r w:rsidRPr="0054381D">
        <w:rPr>
          <w:lang w:val="en-US"/>
        </w:rPr>
        <w:t xml:space="preserve"> sub-object </w:t>
      </w:r>
      <w:r w:rsidRPr="0054381D">
        <w:rPr>
          <w:b/>
          <w:bCs/>
          <w:lang w:val="en-US"/>
        </w:rPr>
        <w:t>B</w:t>
      </w:r>
      <w:r w:rsidRPr="0054381D">
        <w:rPr>
          <w:lang w:val="en-US"/>
        </w:rPr>
        <w:t xml:space="preserve">, object </w:t>
      </w:r>
      <w:r w:rsidRPr="0054381D">
        <w:rPr>
          <w:b/>
          <w:bCs/>
          <w:lang w:val="en-US"/>
        </w:rPr>
        <w:t>A</w:t>
      </w:r>
      <w:r w:rsidRPr="0054381D">
        <w:rPr>
          <w:lang w:val="en-US"/>
        </w:rPr>
        <w:t xml:space="preserve"> and sub-object </w:t>
      </w:r>
      <w:r w:rsidRPr="0054381D">
        <w:rPr>
          <w:b/>
          <w:bCs/>
          <w:lang w:val="en-US"/>
        </w:rPr>
        <w:t>B</w:t>
      </w:r>
      <w:r w:rsidRPr="0054381D">
        <w:rPr>
          <w:lang w:val="en-US"/>
        </w:rPr>
        <w:t xml:space="preserve"> </w:t>
      </w:r>
      <w:r w:rsidR="005375EC" w:rsidRPr="0054381D">
        <w:rPr>
          <w:lang w:val="en-US"/>
        </w:rPr>
        <w:t>being</w:t>
      </w:r>
      <w:r w:rsidRPr="0054381D">
        <w:rPr>
          <w:lang w:val="en-US"/>
        </w:rPr>
        <w:t xml:space="preserve"> local versions in the parent space. We remove from the composition of object </w:t>
      </w:r>
      <w:r w:rsidRPr="0054381D">
        <w:rPr>
          <w:b/>
          <w:bCs/>
          <w:lang w:val="en-US"/>
        </w:rPr>
        <w:t>A</w:t>
      </w:r>
      <w:r w:rsidRPr="0054381D">
        <w:rPr>
          <w:lang w:val="en-US"/>
        </w:rPr>
        <w:t xml:space="preserve"> its sub-object </w:t>
      </w:r>
      <w:r w:rsidRPr="0054381D">
        <w:rPr>
          <w:b/>
          <w:bCs/>
          <w:lang w:val="en-US"/>
        </w:rPr>
        <w:t>B</w:t>
      </w:r>
      <w:r w:rsidRPr="0054381D">
        <w:rPr>
          <w:lang w:val="en-US"/>
        </w:rPr>
        <w:t>, i.e.</w:t>
      </w:r>
      <w:r w:rsidR="00C55695">
        <w:rPr>
          <w:lang w:val="en-US"/>
        </w:rPr>
        <w:t>,</w:t>
      </w:r>
      <w:r w:rsidRPr="0054381D">
        <w:rPr>
          <w:lang w:val="en-US"/>
        </w:rPr>
        <w:t xml:space="preserve"> we create a new local version of object </w:t>
      </w:r>
      <w:r w:rsidRPr="0054381D">
        <w:rPr>
          <w:b/>
          <w:bCs/>
          <w:lang w:val="en-US"/>
        </w:rPr>
        <w:t>A</w:t>
      </w:r>
      <w:r w:rsidRPr="0054381D">
        <w:rPr>
          <w:lang w:val="en-US"/>
        </w:rPr>
        <w:t xml:space="preserve"> (</w:t>
      </w:r>
      <w:r w:rsidR="0010260D" w:rsidRPr="0054381D">
        <w:rPr>
          <w:lang w:val="en-US"/>
        </w:rPr>
        <w:fldChar w:fldCharType="begin"/>
      </w:r>
      <w:r w:rsidRPr="0054381D">
        <w:rPr>
          <w:lang w:val="en-US"/>
        </w:rPr>
        <w:instrText xml:space="preserve"> REF _Ref354689286 \h </w:instrText>
      </w:r>
      <w:r w:rsidR="0010260D" w:rsidRPr="0054381D">
        <w:rPr>
          <w:lang w:val="en-US"/>
        </w:rPr>
      </w:r>
      <w:r w:rsidR="0010260D"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16</w:t>
      </w:r>
      <w:r w:rsidR="0010260D" w:rsidRPr="0054381D">
        <w:rPr>
          <w:lang w:val="en-US"/>
        </w:rPr>
        <w:fldChar w:fldCharType="end"/>
      </w:r>
      <w:r w:rsidRPr="0054381D">
        <w:rPr>
          <w:lang w:val="en-US"/>
        </w:rPr>
        <w:t xml:space="preserve">). In this case a publication of any new version of object </w:t>
      </w:r>
      <w:r w:rsidRPr="0054381D">
        <w:rPr>
          <w:b/>
          <w:bCs/>
          <w:lang w:val="en-US"/>
        </w:rPr>
        <w:t xml:space="preserve">B </w:t>
      </w:r>
      <w:r w:rsidRPr="0054381D">
        <w:rPr>
          <w:lang w:val="en-US"/>
        </w:rPr>
        <w:t xml:space="preserve">would lead to the following conflict: version </w:t>
      </w:r>
      <w:r w:rsidRPr="0054381D">
        <w:rPr>
          <w:b/>
          <w:bCs/>
          <w:lang w:val="en-US"/>
        </w:rPr>
        <w:t>v1</w:t>
      </w:r>
      <w:r w:rsidRPr="0054381D">
        <w:rPr>
          <w:lang w:val="en-US"/>
        </w:rPr>
        <w:t xml:space="preserve"> of </w:t>
      </w:r>
      <w:r w:rsidRPr="0054381D">
        <w:rPr>
          <w:b/>
          <w:bCs/>
          <w:lang w:val="en-US"/>
        </w:rPr>
        <w:t>B</w:t>
      </w:r>
      <w:r w:rsidRPr="0054381D">
        <w:rPr>
          <w:lang w:val="en-US"/>
        </w:rPr>
        <w:t xml:space="preserve"> requires that in its workspace object </w:t>
      </w:r>
      <w:r w:rsidRPr="0054381D">
        <w:rPr>
          <w:b/>
          <w:bCs/>
          <w:lang w:val="en-US"/>
        </w:rPr>
        <w:t>A</w:t>
      </w:r>
      <w:r w:rsidR="00C85FE9" w:rsidRPr="0054381D">
        <w:rPr>
          <w:lang w:val="en-US"/>
        </w:rPr>
        <w:t xml:space="preserve"> should</w:t>
      </w:r>
      <w:r w:rsidRPr="0054381D">
        <w:rPr>
          <w:lang w:val="en-US"/>
        </w:rPr>
        <w:t xml:space="preserve"> be with its version </w:t>
      </w:r>
      <w:r w:rsidRPr="0054381D">
        <w:rPr>
          <w:b/>
          <w:bCs/>
          <w:lang w:val="en-US"/>
        </w:rPr>
        <w:t xml:space="preserve">v1 </w:t>
      </w:r>
      <w:r w:rsidRPr="0054381D">
        <w:rPr>
          <w:lang w:val="en-US"/>
        </w:rPr>
        <w:t>(visible or local version).</w:t>
      </w:r>
    </w:p>
    <w:p w:rsidR="007D26BD" w:rsidRPr="0054381D" w:rsidRDefault="007D26BD" w:rsidP="00710468">
      <w:pPr>
        <w:ind w:firstLine="708"/>
        <w:rPr>
          <w:lang w:val="en-US"/>
        </w:rPr>
      </w:pPr>
      <w:r w:rsidRPr="0054381D">
        <w:rPr>
          <w:lang w:val="en-US"/>
        </w:rPr>
        <w:t>This fact could be regarded as</w:t>
      </w:r>
      <w:r w:rsidR="00C85FE9" w:rsidRPr="0054381D">
        <w:rPr>
          <w:lang w:val="en-US"/>
        </w:rPr>
        <w:t xml:space="preserve"> a</w:t>
      </w:r>
      <w:r w:rsidRPr="0054381D">
        <w:rPr>
          <w:lang w:val="en-US"/>
        </w:rPr>
        <w:t xml:space="preserve"> prerequisite for the following rule:</w:t>
      </w:r>
    </w:p>
    <w:p w:rsidR="007D26BD" w:rsidRPr="0054381D" w:rsidRDefault="00C85FE9" w:rsidP="00B23B4A">
      <w:pPr>
        <w:pStyle w:val="ListParagraph"/>
        <w:numPr>
          <w:ilvl w:val="0"/>
          <w:numId w:val="5"/>
        </w:numPr>
        <w:pBdr>
          <w:top w:val="single" w:sz="4" w:space="1" w:color="auto"/>
          <w:left w:val="single" w:sz="4" w:space="4" w:color="auto"/>
          <w:bottom w:val="single" w:sz="4" w:space="1" w:color="auto"/>
          <w:right w:val="single" w:sz="4" w:space="4" w:color="auto"/>
        </w:pBdr>
        <w:tabs>
          <w:tab w:val="left" w:pos="709"/>
        </w:tabs>
        <w:ind w:left="851" w:hanging="851"/>
        <w:rPr>
          <w:rFonts w:ascii="Calibri" w:hAnsi="Calibri" w:cs="Calibri"/>
          <w:sz w:val="22"/>
          <w:szCs w:val="22"/>
          <w:lang w:val="en-US"/>
        </w:rPr>
      </w:pPr>
      <w:r w:rsidRPr="0054381D">
        <w:rPr>
          <w:rFonts w:ascii="Calibri" w:hAnsi="Calibri" w:cs="Calibri"/>
          <w:sz w:val="22"/>
          <w:szCs w:val="22"/>
          <w:lang w:val="en-US"/>
        </w:rPr>
        <w:t xml:space="preserve">Let </w:t>
      </w:r>
      <w:r w:rsidR="00B23B4A" w:rsidRPr="0054381D">
        <w:rPr>
          <w:rFonts w:ascii="Calibri" w:hAnsi="Calibri" w:cs="Calibri"/>
          <w:sz w:val="22"/>
          <w:szCs w:val="22"/>
          <w:lang w:val="en-US"/>
        </w:rPr>
        <w:t xml:space="preserve">us </w:t>
      </w:r>
      <w:r w:rsidRPr="0054381D">
        <w:rPr>
          <w:rFonts w:ascii="Calibri" w:hAnsi="Calibri" w:cs="Calibri"/>
          <w:sz w:val="22"/>
          <w:szCs w:val="22"/>
          <w:lang w:val="en-US"/>
        </w:rPr>
        <w:t>have an object’s version that has</w:t>
      </w:r>
      <w:r w:rsidR="007D26BD" w:rsidRPr="0054381D">
        <w:rPr>
          <w:rFonts w:ascii="Calibri" w:hAnsi="Calibri" w:cs="Calibri"/>
          <w:sz w:val="22"/>
          <w:szCs w:val="22"/>
          <w:lang w:val="en-US"/>
        </w:rPr>
        <w:t xml:space="preserve"> </w:t>
      </w:r>
      <w:r w:rsidR="005375EC" w:rsidRPr="0054381D">
        <w:rPr>
          <w:rFonts w:ascii="Calibri" w:hAnsi="Calibri" w:cs="Calibri"/>
          <w:sz w:val="22"/>
          <w:szCs w:val="22"/>
          <w:lang w:val="en-US"/>
        </w:rPr>
        <w:t xml:space="preserve">a </w:t>
      </w:r>
      <w:r w:rsidR="007D26BD" w:rsidRPr="0054381D">
        <w:rPr>
          <w:rFonts w:ascii="Calibri" w:hAnsi="Calibri" w:cs="Calibri"/>
          <w:sz w:val="22"/>
          <w:szCs w:val="22"/>
          <w:lang w:val="en-US"/>
        </w:rPr>
        <w:t xml:space="preserve">previous version, and that is a sub-object of a composed object in the parent workspace. </w:t>
      </w:r>
      <w:r w:rsidR="005375EC" w:rsidRPr="0054381D">
        <w:rPr>
          <w:rFonts w:ascii="Calibri" w:hAnsi="Calibri" w:cs="Calibri"/>
          <w:sz w:val="22"/>
          <w:szCs w:val="22"/>
          <w:lang w:val="en-US"/>
        </w:rPr>
        <w:t>The p</w:t>
      </w:r>
      <w:r w:rsidR="007D26BD" w:rsidRPr="0054381D">
        <w:rPr>
          <w:rFonts w:ascii="Calibri" w:hAnsi="Calibri" w:cs="Calibri"/>
          <w:sz w:val="22"/>
          <w:szCs w:val="22"/>
          <w:lang w:val="en-US"/>
        </w:rPr>
        <w:t>ublication of that object has to be performed simultaneous</w:t>
      </w:r>
      <w:r w:rsidRPr="0054381D">
        <w:rPr>
          <w:rFonts w:ascii="Calibri" w:hAnsi="Calibri" w:cs="Calibri"/>
          <w:sz w:val="22"/>
          <w:szCs w:val="22"/>
          <w:lang w:val="en-US"/>
        </w:rPr>
        <w:t>ly</w:t>
      </w:r>
      <w:r w:rsidR="007D26BD" w:rsidRPr="0054381D">
        <w:rPr>
          <w:rFonts w:ascii="Calibri" w:hAnsi="Calibri" w:cs="Calibri"/>
          <w:sz w:val="22"/>
          <w:szCs w:val="22"/>
          <w:lang w:val="en-US"/>
        </w:rPr>
        <w:t xml:space="preserve"> with </w:t>
      </w:r>
      <w:r w:rsidR="005375EC" w:rsidRPr="0054381D">
        <w:rPr>
          <w:rFonts w:ascii="Calibri" w:hAnsi="Calibri" w:cs="Calibri"/>
          <w:sz w:val="22"/>
          <w:szCs w:val="22"/>
          <w:lang w:val="en-US"/>
        </w:rPr>
        <w:t xml:space="preserve">the </w:t>
      </w:r>
      <w:r w:rsidR="007D26BD" w:rsidRPr="0054381D">
        <w:rPr>
          <w:rFonts w:ascii="Calibri" w:hAnsi="Calibri" w:cs="Calibri"/>
          <w:sz w:val="22"/>
          <w:szCs w:val="22"/>
          <w:lang w:val="en-US"/>
        </w:rPr>
        <w:t>publication of the composed object’s version.</w:t>
      </w:r>
    </w:p>
    <w:p w:rsidR="007D26BD" w:rsidRPr="0054381D" w:rsidRDefault="007D26BD" w:rsidP="006B12DC">
      <w:pPr>
        <w:rPr>
          <w:lang w:val="en-US"/>
        </w:rPr>
      </w:pPr>
    </w:p>
    <w:p w:rsidR="007D26BD" w:rsidRPr="0054381D" w:rsidRDefault="001D495D" w:rsidP="00AA6F22">
      <w:pPr>
        <w:keepNext/>
        <w:spacing w:before="240"/>
        <w:jc w:val="center"/>
        <w:rPr>
          <w:lang w:val="en-US"/>
        </w:rPr>
      </w:pPr>
      <w:r>
        <w:rPr>
          <w:noProof/>
          <w:lang w:val="bg-BG" w:eastAsia="bg-BG"/>
        </w:rPr>
        <w:lastRenderedPageBreak/>
        <w:drawing>
          <wp:inline distT="0" distB="0" distL="0" distR="0">
            <wp:extent cx="5764530" cy="3606165"/>
            <wp:effectExtent l="19050" t="0" r="7620" b="0"/>
            <wp:docPr id="17"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pic:cNvPicPr>
                      <a:picLocks noChangeAspect="1" noChangeArrowheads="1"/>
                    </pic:cNvPicPr>
                  </pic:nvPicPr>
                  <pic:blipFill>
                    <a:blip r:embed="rId39" cstate="print">
                      <a:grayscl/>
                    </a:blip>
                    <a:srcRect t="5196"/>
                    <a:stretch>
                      <a:fillRect/>
                    </a:stretch>
                  </pic:blipFill>
                  <pic:spPr bwMode="auto">
                    <a:xfrm>
                      <a:off x="0" y="0"/>
                      <a:ext cx="5764530" cy="3606165"/>
                    </a:xfrm>
                    <a:prstGeom prst="rect">
                      <a:avLst/>
                    </a:prstGeom>
                    <a:noFill/>
                    <a:ln w="9525">
                      <a:noFill/>
                      <a:miter lim="800000"/>
                      <a:headEnd/>
                      <a:tailEnd/>
                    </a:ln>
                  </pic:spPr>
                </pic:pic>
              </a:graphicData>
            </a:graphic>
          </wp:inline>
        </w:drawing>
      </w:r>
    </w:p>
    <w:p w:rsidR="007D26BD" w:rsidRPr="0054381D" w:rsidRDefault="007D26BD" w:rsidP="00021600">
      <w:pPr>
        <w:pStyle w:val="Caption"/>
        <w:rPr>
          <w:rFonts w:ascii="Calibri" w:hAnsi="Calibri" w:cs="Calibri"/>
          <w:sz w:val="24"/>
          <w:szCs w:val="24"/>
          <w:lang w:val="en-US"/>
        </w:rPr>
      </w:pPr>
      <w:bookmarkStart w:id="79" w:name="_Ref354689286"/>
      <w:r w:rsidRPr="0054381D">
        <w:rPr>
          <w:rFonts w:ascii="Calibri" w:hAnsi="Calibri" w:cs="Calibri"/>
          <w:sz w:val="24"/>
          <w:szCs w:val="24"/>
          <w:lang w:val="en-US"/>
        </w:rPr>
        <w:t xml:space="preserve">Figure </w:t>
      </w:r>
      <w:r w:rsidR="0010260D"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0260D"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16</w:t>
      </w:r>
      <w:r w:rsidR="0010260D" w:rsidRPr="0054381D">
        <w:rPr>
          <w:rFonts w:ascii="Calibri" w:hAnsi="Calibri" w:cs="Calibri"/>
          <w:sz w:val="24"/>
          <w:szCs w:val="24"/>
          <w:lang w:val="en-US"/>
        </w:rPr>
        <w:fldChar w:fldCharType="end"/>
      </w:r>
      <w:bookmarkEnd w:id="79"/>
      <w:r w:rsidR="005375EC" w:rsidRPr="0054381D">
        <w:rPr>
          <w:rFonts w:ascii="Calibri" w:hAnsi="Calibri" w:cs="Calibri"/>
          <w:sz w:val="24"/>
          <w:szCs w:val="24"/>
          <w:lang w:val="en-US"/>
        </w:rPr>
        <w:t>.</w:t>
      </w:r>
      <w:r w:rsidRPr="0054381D">
        <w:rPr>
          <w:rFonts w:ascii="Calibri" w:hAnsi="Calibri" w:cs="Calibri"/>
          <w:sz w:val="24"/>
          <w:szCs w:val="24"/>
          <w:lang w:val="en-US"/>
        </w:rPr>
        <w:t xml:space="preserve"> Publication of </w:t>
      </w:r>
      <w:r w:rsidR="00D33513" w:rsidRPr="0054381D">
        <w:rPr>
          <w:rFonts w:ascii="Calibri" w:hAnsi="Calibri" w:cs="Calibri"/>
          <w:sz w:val="24"/>
          <w:szCs w:val="24"/>
          <w:lang w:val="en-US"/>
        </w:rPr>
        <w:t xml:space="preserve">a </w:t>
      </w:r>
      <w:r w:rsidRPr="0054381D">
        <w:rPr>
          <w:rFonts w:ascii="Calibri" w:hAnsi="Calibri" w:cs="Calibri"/>
          <w:sz w:val="24"/>
          <w:szCs w:val="24"/>
          <w:lang w:val="en-US"/>
        </w:rPr>
        <w:t xml:space="preserve">former sub-object is not possible before publication of </w:t>
      </w:r>
      <w:r w:rsidR="00D33513" w:rsidRPr="0054381D">
        <w:rPr>
          <w:rFonts w:ascii="Calibri" w:hAnsi="Calibri" w:cs="Calibri"/>
          <w:sz w:val="24"/>
          <w:szCs w:val="24"/>
          <w:lang w:val="en-US"/>
        </w:rPr>
        <w:t xml:space="preserve">the </w:t>
      </w:r>
      <w:r w:rsidRPr="0054381D">
        <w:rPr>
          <w:rFonts w:ascii="Calibri" w:hAnsi="Calibri" w:cs="Calibri"/>
          <w:sz w:val="24"/>
          <w:szCs w:val="24"/>
          <w:lang w:val="en-US"/>
        </w:rPr>
        <w:t>super-object’s new version</w:t>
      </w:r>
    </w:p>
    <w:p w:rsidR="007D26BD" w:rsidRPr="0054381D" w:rsidRDefault="007D26BD" w:rsidP="004A2B1A">
      <w:pPr>
        <w:jc w:val="both"/>
        <w:rPr>
          <w:lang w:val="en-US"/>
        </w:rPr>
      </w:pPr>
      <w:bookmarkStart w:id="80" w:name="_Ref327394983"/>
      <w:r w:rsidRPr="0054381D">
        <w:rPr>
          <w:lang w:val="en-US"/>
        </w:rPr>
        <w:t xml:space="preserve">As we noted above, the reverse transaction of publication is the give-up of local version. Upon </w:t>
      </w:r>
      <w:r w:rsidR="00D33513" w:rsidRPr="0054381D">
        <w:rPr>
          <w:lang w:val="en-US"/>
        </w:rPr>
        <w:t xml:space="preserve">the </w:t>
      </w:r>
      <w:r w:rsidRPr="0054381D">
        <w:rPr>
          <w:lang w:val="en-US"/>
        </w:rPr>
        <w:t xml:space="preserve">give-up of </w:t>
      </w:r>
      <w:r w:rsidR="00D33513" w:rsidRPr="0054381D">
        <w:rPr>
          <w:lang w:val="en-US"/>
        </w:rPr>
        <w:t xml:space="preserve">a </w:t>
      </w:r>
      <w:r w:rsidRPr="0054381D">
        <w:rPr>
          <w:lang w:val="en-US"/>
        </w:rPr>
        <w:t xml:space="preserve">local version of the composite object we should take into consideration the fact that its version could </w:t>
      </w:r>
      <w:r w:rsidR="009B7A4B">
        <w:rPr>
          <w:lang w:val="en-US"/>
        </w:rPr>
        <w:t xml:space="preserve">be </w:t>
      </w:r>
      <w:r w:rsidRPr="0054381D">
        <w:rPr>
          <w:lang w:val="en-US"/>
        </w:rPr>
        <w:t>largely dependent on the version of its sub-objects. This leads to the following rule:</w:t>
      </w:r>
    </w:p>
    <w:p w:rsidR="007D26BD" w:rsidRPr="0054381D" w:rsidRDefault="007D26BD"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Calibri" w:hAnsi="Calibri" w:cs="Calibri"/>
          <w:sz w:val="22"/>
          <w:szCs w:val="22"/>
          <w:lang w:val="en-US"/>
        </w:rPr>
      </w:pPr>
      <w:r w:rsidRPr="0054381D">
        <w:rPr>
          <w:rFonts w:ascii="Calibri" w:hAnsi="Calibri" w:cs="Calibri"/>
          <w:sz w:val="22"/>
          <w:szCs w:val="22"/>
          <w:lang w:val="en-US"/>
        </w:rPr>
        <w:t xml:space="preserve">The give-up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local version of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 xml:space="preserve">composed object has to be performed in conjunction with </w:t>
      </w:r>
      <w:r w:rsidR="00D33513" w:rsidRPr="0054381D">
        <w:rPr>
          <w:rFonts w:ascii="Calibri" w:hAnsi="Calibri" w:cs="Calibri"/>
          <w:sz w:val="22"/>
          <w:szCs w:val="22"/>
          <w:lang w:val="en-US"/>
        </w:rPr>
        <w:t xml:space="preserve">a </w:t>
      </w:r>
      <w:r w:rsidRPr="0054381D">
        <w:rPr>
          <w:rFonts w:ascii="Calibri" w:hAnsi="Calibri" w:cs="Calibri"/>
          <w:sz w:val="22"/>
          <w:szCs w:val="22"/>
          <w:lang w:val="en-US"/>
        </w:rPr>
        <w:t>recursive give-up of all its sub-objects.</w:t>
      </w:r>
    </w:p>
    <w:bookmarkEnd w:id="80"/>
    <w:p w:rsidR="007D26BD" w:rsidRPr="0054381D" w:rsidRDefault="007D26BD">
      <w:pPr>
        <w:rPr>
          <w:lang w:val="en-US"/>
        </w:rPr>
      </w:pPr>
    </w:p>
    <w:p w:rsidR="007D26BD" w:rsidRPr="0054381D" w:rsidRDefault="007D26BD">
      <w:pPr>
        <w:rPr>
          <w:b/>
          <w:bCs/>
          <w:lang w:val="en-US"/>
        </w:rPr>
      </w:pPr>
      <w:r w:rsidRPr="0054381D">
        <w:rPr>
          <w:b/>
          <w:bCs/>
          <w:lang w:val="en-US"/>
        </w:rPr>
        <w:t>5. Workspace environment configurations</w:t>
      </w:r>
    </w:p>
    <w:p w:rsidR="007D26BD" w:rsidRPr="0054381D" w:rsidRDefault="00C85FE9" w:rsidP="004A2B1A">
      <w:pPr>
        <w:ind w:firstLine="708"/>
        <w:jc w:val="both"/>
        <w:rPr>
          <w:lang w:val="en-US"/>
        </w:rPr>
      </w:pPr>
      <w:r w:rsidRPr="0054381D">
        <w:rPr>
          <w:lang w:val="en-US"/>
        </w:rPr>
        <w:t>The</w:t>
      </w:r>
      <w:r w:rsidR="007D26BD" w:rsidRPr="0054381D">
        <w:rPr>
          <w:lang w:val="en-US"/>
        </w:rPr>
        <w:t xml:space="preserve"> model of workspace composition</w:t>
      </w:r>
      <w:r w:rsidRPr="0054381D">
        <w:rPr>
          <w:lang w:val="en-US"/>
        </w:rPr>
        <w:t xml:space="preserve"> presented above</w:t>
      </w:r>
      <w:r w:rsidR="007D26BD" w:rsidRPr="0054381D">
        <w:rPr>
          <w:lang w:val="en-US"/>
        </w:rPr>
        <w:t xml:space="preserve"> allows us to specify its appearance in the form of workspace environment configuration. </w:t>
      </w:r>
      <w:r w:rsidR="009B7A4B">
        <w:rPr>
          <w:lang w:val="en-US"/>
        </w:rPr>
        <w:t>By</w:t>
      </w:r>
      <w:r w:rsidR="009B7A4B" w:rsidRPr="0054381D">
        <w:rPr>
          <w:lang w:val="en-US"/>
        </w:rPr>
        <w:t xml:space="preserve"> </w:t>
      </w:r>
      <w:r w:rsidR="007D26BD" w:rsidRPr="0054381D">
        <w:rPr>
          <w:lang w:val="en-US"/>
        </w:rPr>
        <w:t xml:space="preserve">workspace environment configuration we will understand the process of determining the hierarchical architecture of workspaces. </w:t>
      </w:r>
      <w:r w:rsidR="009B7A4B">
        <w:rPr>
          <w:lang w:val="en-US"/>
        </w:rPr>
        <w:t>I</w:t>
      </w:r>
      <w:r w:rsidR="009B7A4B" w:rsidRPr="0054381D">
        <w:rPr>
          <w:lang w:val="en-US"/>
        </w:rPr>
        <w:t xml:space="preserve">n </w:t>
      </w:r>
      <w:r w:rsidR="0010260D" w:rsidRPr="0054381D">
        <w:rPr>
          <w:lang w:val="en-US"/>
        </w:rPr>
        <w:fldChar w:fldCharType="begin"/>
      </w:r>
      <w:r w:rsidR="007D26BD" w:rsidRPr="0054381D">
        <w:rPr>
          <w:lang w:val="en-US"/>
        </w:rPr>
        <w:instrText xml:space="preserve"> REF _Ref354689312 \h </w:instrText>
      </w:r>
      <w:r w:rsidR="0010260D" w:rsidRPr="0054381D">
        <w:rPr>
          <w:lang w:val="en-US"/>
        </w:rPr>
      </w:r>
      <w:r w:rsidR="0010260D"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10260D" w:rsidRPr="0054381D">
        <w:rPr>
          <w:lang w:val="en-US"/>
        </w:rPr>
        <w:fldChar w:fldCharType="end"/>
      </w:r>
      <w:r w:rsidR="007D26BD" w:rsidRPr="0054381D">
        <w:rPr>
          <w:lang w:val="en-US"/>
        </w:rPr>
        <w:t xml:space="preserve"> and </w:t>
      </w:r>
      <w:r w:rsidR="0010260D" w:rsidRPr="0054381D">
        <w:rPr>
          <w:lang w:val="en-US"/>
        </w:rPr>
        <w:fldChar w:fldCharType="begin"/>
      </w:r>
      <w:r w:rsidR="007D26BD" w:rsidRPr="0054381D">
        <w:rPr>
          <w:lang w:val="en-US"/>
        </w:rPr>
        <w:instrText xml:space="preserve"> REF _Ref354689318 \h </w:instrText>
      </w:r>
      <w:r w:rsidR="0010260D" w:rsidRPr="0054381D">
        <w:rPr>
          <w:lang w:val="en-US"/>
        </w:rPr>
      </w:r>
      <w:r w:rsidR="0010260D" w:rsidRPr="0054381D">
        <w:rPr>
          <w:lang w:val="en-US"/>
        </w:rPr>
        <w:fldChar w:fldCharType="separate"/>
      </w:r>
      <w:r w:rsidR="00AC2316" w:rsidRPr="0054381D">
        <w:rPr>
          <w:noProof/>
          <w:lang w:val="en-US" w:eastAsia="bg-BG"/>
        </w:rPr>
        <w:t>Figure 18</w:t>
      </w:r>
      <w:r w:rsidR="0010260D" w:rsidRPr="0054381D">
        <w:rPr>
          <w:lang w:val="en-US"/>
        </w:rPr>
        <w:fldChar w:fldCharType="end"/>
      </w:r>
      <w:r w:rsidR="007D26BD" w:rsidRPr="0054381D">
        <w:rPr>
          <w:lang w:val="en-US"/>
        </w:rPr>
        <w:t xml:space="preserve"> we present two examples of workspace configurations. These diagrams d</w:t>
      </w:r>
      <w:r w:rsidRPr="0054381D">
        <w:rPr>
          <w:lang w:val="en-US"/>
        </w:rPr>
        <w:t xml:space="preserve">isplay the freedom of workspace </w:t>
      </w:r>
      <w:r w:rsidR="007D26BD" w:rsidRPr="0054381D">
        <w:rPr>
          <w:lang w:val="en-US"/>
        </w:rPr>
        <w:t xml:space="preserve">arrangement in the most appropriate manner according to company architecture, project specifics, methodology characteristics, or other needs. </w:t>
      </w:r>
    </w:p>
    <w:p w:rsidR="007D26BD" w:rsidRPr="0054381D" w:rsidRDefault="007D26BD" w:rsidP="004A2B1A">
      <w:pPr>
        <w:ind w:firstLine="708"/>
        <w:jc w:val="both"/>
        <w:rPr>
          <w:lang w:val="en-US"/>
        </w:rPr>
      </w:pPr>
      <w:r w:rsidRPr="0054381D">
        <w:rPr>
          <w:lang w:val="en-US"/>
        </w:rPr>
        <w:t xml:space="preserve"> </w:t>
      </w:r>
      <w:r w:rsidR="0010260D" w:rsidRPr="0054381D">
        <w:rPr>
          <w:lang w:val="en-US"/>
        </w:rPr>
        <w:fldChar w:fldCharType="begin"/>
      </w:r>
      <w:r w:rsidRPr="0054381D">
        <w:rPr>
          <w:lang w:val="en-US"/>
        </w:rPr>
        <w:instrText xml:space="preserve"> REF _Ref354689312 \h </w:instrText>
      </w:r>
      <w:r w:rsidR="0010260D" w:rsidRPr="0054381D">
        <w:rPr>
          <w:lang w:val="en-US"/>
        </w:rPr>
      </w:r>
      <w:r w:rsidR="0010260D" w:rsidRPr="0054381D">
        <w:rPr>
          <w:lang w:val="en-US"/>
        </w:rPr>
        <w:fldChar w:fldCharType="separate"/>
      </w:r>
      <w:r w:rsidR="00AC2316" w:rsidRPr="0054381D">
        <w:rPr>
          <w:sz w:val="24"/>
          <w:szCs w:val="24"/>
          <w:lang w:val="en-US"/>
        </w:rPr>
        <w:t xml:space="preserve">Figure </w:t>
      </w:r>
      <w:r w:rsidR="00AC2316" w:rsidRPr="0054381D">
        <w:rPr>
          <w:noProof/>
          <w:sz w:val="24"/>
          <w:szCs w:val="24"/>
          <w:lang w:val="en-US"/>
        </w:rPr>
        <w:t>17</w:t>
      </w:r>
      <w:r w:rsidR="0010260D" w:rsidRPr="0054381D">
        <w:rPr>
          <w:lang w:val="en-US"/>
        </w:rPr>
        <w:fldChar w:fldCharType="end"/>
      </w:r>
      <w:r w:rsidR="00C85FE9" w:rsidRPr="0054381D">
        <w:rPr>
          <w:lang w:val="en-US"/>
        </w:rPr>
        <w:t xml:space="preserve">  presents</w:t>
      </w:r>
      <w:r w:rsidRPr="0054381D">
        <w:rPr>
          <w:lang w:val="en-US"/>
        </w:rPr>
        <w:t xml:space="preserve"> workspace composition where all mainstreams are divided in</w:t>
      </w:r>
      <w:r w:rsidR="00D33513" w:rsidRPr="0054381D">
        <w:rPr>
          <w:lang w:val="en-US"/>
        </w:rPr>
        <w:t>to</w:t>
      </w:r>
      <w:r w:rsidRPr="0054381D">
        <w:rPr>
          <w:lang w:val="en-US"/>
        </w:rPr>
        <w:t xml:space="preserve"> separate sub-trees</w:t>
      </w:r>
      <w:r w:rsidR="009B7A4B">
        <w:rPr>
          <w:lang w:val="en-US"/>
        </w:rPr>
        <w:t>—</w:t>
      </w:r>
      <w:r w:rsidRPr="0054381D">
        <w:rPr>
          <w:lang w:val="en-US"/>
        </w:rPr>
        <w:t xml:space="preserve">requirements, architecture, development and QA. Only requirements that meet </w:t>
      </w:r>
      <w:r w:rsidR="00D33513" w:rsidRPr="0054381D">
        <w:rPr>
          <w:lang w:val="en-US"/>
        </w:rPr>
        <w:t xml:space="preserve">the </w:t>
      </w:r>
      <w:r w:rsidRPr="0054381D">
        <w:rPr>
          <w:lang w:val="en-US"/>
        </w:rPr>
        <w:t xml:space="preserve">requestor’s business needs </w:t>
      </w:r>
      <w:r w:rsidR="00C85FE9" w:rsidRPr="0054381D">
        <w:rPr>
          <w:lang w:val="en-US"/>
        </w:rPr>
        <w:t xml:space="preserve">are </w:t>
      </w:r>
      <w:r w:rsidRPr="0054381D">
        <w:rPr>
          <w:lang w:val="en-US"/>
        </w:rPr>
        <w:t>suppose</w:t>
      </w:r>
      <w:r w:rsidR="00C85FE9" w:rsidRPr="0054381D">
        <w:rPr>
          <w:lang w:val="en-US"/>
        </w:rPr>
        <w:t>d</w:t>
      </w:r>
      <w:r w:rsidRPr="0054381D">
        <w:rPr>
          <w:lang w:val="en-US"/>
        </w:rPr>
        <w:t xml:space="preserve"> to be published to </w:t>
      </w:r>
      <w:r w:rsidR="009B7A4B">
        <w:rPr>
          <w:lang w:val="en-US"/>
        </w:rPr>
        <w:t xml:space="preserve">the </w:t>
      </w:r>
      <w:r w:rsidRPr="0054381D">
        <w:rPr>
          <w:lang w:val="en-US"/>
        </w:rPr>
        <w:t xml:space="preserve">master workspace of </w:t>
      </w:r>
      <w:r w:rsidR="00C85FE9" w:rsidRPr="0054381D">
        <w:rPr>
          <w:lang w:val="en-US"/>
        </w:rPr>
        <w:t>the project. And only after that do</w:t>
      </w:r>
      <w:r w:rsidRPr="0054381D">
        <w:rPr>
          <w:lang w:val="en-US"/>
        </w:rPr>
        <w:t xml:space="preserve"> they become visible to other project participants. The same scheme should be used for </w:t>
      </w:r>
      <w:r w:rsidR="00D33513" w:rsidRPr="0054381D">
        <w:rPr>
          <w:lang w:val="en-US"/>
        </w:rPr>
        <w:t xml:space="preserve">the </w:t>
      </w:r>
      <w:r w:rsidRPr="0054381D">
        <w:rPr>
          <w:lang w:val="en-US"/>
        </w:rPr>
        <w:t>distribution of other artifacts</w:t>
      </w:r>
      <w:r w:rsidR="009B7A4B">
        <w:rPr>
          <w:lang w:val="en-US"/>
        </w:rPr>
        <w:t>—</w:t>
      </w:r>
      <w:r w:rsidRPr="0054381D">
        <w:rPr>
          <w:lang w:val="en-US"/>
        </w:rPr>
        <w:t>architecture, source code, test cases, etc. As a disadvantage of the examined architecture we can emphasize the large amount of information that users have to study. This is</w:t>
      </w:r>
      <w:r w:rsidR="00C85FE9" w:rsidRPr="0054381D">
        <w:rPr>
          <w:lang w:val="en-US"/>
        </w:rPr>
        <w:t xml:space="preserve"> a </w:t>
      </w:r>
      <w:r w:rsidRPr="0054381D">
        <w:rPr>
          <w:lang w:val="en-US"/>
        </w:rPr>
        <w:t>very topical issue in large projects.</w:t>
      </w:r>
    </w:p>
    <w:p w:rsidR="007D26BD" w:rsidRPr="0054381D" w:rsidRDefault="005208EC" w:rsidP="00AF6D62">
      <w:pPr>
        <w:keepNext/>
        <w:jc w:val="center"/>
        <w:rPr>
          <w:lang w:val="en-US"/>
        </w:rPr>
      </w:pPr>
      <w:r w:rsidRPr="0054381D">
        <w:rPr>
          <w:lang w:val="en-US"/>
        </w:rPr>
        <w:object w:dxaOrig="10316" w:dyaOrig="4406">
          <v:shape id="_x0000_i1038" type="#_x0000_t75" style="width:453.3pt;height:193.55pt" o:ole="">
            <v:imagedata r:id="rId40" o:title=""/>
          </v:shape>
          <o:OLEObject Type="Embed" ProgID="Visio.Drawing.11" ShapeID="_x0000_i1038" DrawAspect="Content" ObjectID="_1443638113" r:id="rId41"/>
        </w:object>
      </w:r>
    </w:p>
    <w:p w:rsidR="007D26BD" w:rsidRPr="0054381D" w:rsidRDefault="007D26BD" w:rsidP="00021600">
      <w:pPr>
        <w:pStyle w:val="Caption"/>
        <w:rPr>
          <w:rFonts w:ascii="Calibri" w:hAnsi="Calibri" w:cs="Calibri"/>
          <w:sz w:val="24"/>
          <w:szCs w:val="24"/>
          <w:lang w:val="en-US"/>
        </w:rPr>
      </w:pPr>
      <w:bookmarkStart w:id="81" w:name="_Ref354689312"/>
      <w:r w:rsidRPr="0054381D">
        <w:rPr>
          <w:rFonts w:ascii="Calibri" w:hAnsi="Calibri" w:cs="Calibri"/>
          <w:sz w:val="24"/>
          <w:szCs w:val="24"/>
          <w:lang w:val="en-US"/>
        </w:rPr>
        <w:t xml:space="preserve">Figure </w:t>
      </w:r>
      <w:r w:rsidR="0010260D" w:rsidRPr="0054381D">
        <w:rPr>
          <w:rFonts w:ascii="Calibri" w:hAnsi="Calibri" w:cs="Calibri"/>
          <w:sz w:val="24"/>
          <w:szCs w:val="24"/>
          <w:lang w:val="en-US"/>
        </w:rPr>
        <w:fldChar w:fldCharType="begin"/>
      </w:r>
      <w:r w:rsidRPr="0054381D">
        <w:rPr>
          <w:rFonts w:ascii="Calibri" w:hAnsi="Calibri" w:cs="Calibri"/>
          <w:sz w:val="24"/>
          <w:szCs w:val="24"/>
          <w:lang w:val="en-US"/>
        </w:rPr>
        <w:instrText xml:space="preserve"> SEQ Figure \* ARABIC </w:instrText>
      </w:r>
      <w:r w:rsidR="0010260D" w:rsidRPr="0054381D">
        <w:rPr>
          <w:rFonts w:ascii="Calibri" w:hAnsi="Calibri" w:cs="Calibri"/>
          <w:sz w:val="24"/>
          <w:szCs w:val="24"/>
          <w:lang w:val="en-US"/>
        </w:rPr>
        <w:fldChar w:fldCharType="separate"/>
      </w:r>
      <w:r w:rsidR="001028F6" w:rsidRPr="0054381D">
        <w:rPr>
          <w:rFonts w:ascii="Calibri" w:hAnsi="Calibri" w:cs="Calibri"/>
          <w:noProof/>
          <w:sz w:val="24"/>
          <w:szCs w:val="24"/>
          <w:lang w:val="en-US"/>
        </w:rPr>
        <w:t>17</w:t>
      </w:r>
      <w:r w:rsidR="0010260D" w:rsidRPr="0054381D">
        <w:rPr>
          <w:rFonts w:ascii="Calibri" w:hAnsi="Calibri" w:cs="Calibri"/>
          <w:sz w:val="24"/>
          <w:szCs w:val="24"/>
          <w:lang w:val="en-US"/>
        </w:rPr>
        <w:fldChar w:fldCharType="end"/>
      </w:r>
      <w:bookmarkEnd w:id="81"/>
      <w:r w:rsidR="003262C0" w:rsidRPr="0054381D">
        <w:rPr>
          <w:rFonts w:ascii="Calibri" w:hAnsi="Calibri" w:cs="Calibri"/>
          <w:sz w:val="24"/>
          <w:szCs w:val="24"/>
          <w:lang w:val="en-US"/>
        </w:rPr>
        <w:t>.</w:t>
      </w:r>
      <w:r w:rsidRPr="0054381D">
        <w:rPr>
          <w:rFonts w:ascii="Calibri" w:hAnsi="Calibri" w:cs="Calibri"/>
          <w:sz w:val="24"/>
          <w:szCs w:val="24"/>
          <w:lang w:val="en-US"/>
        </w:rPr>
        <w:t xml:space="preserve"> Model of </w:t>
      </w:r>
      <w:r w:rsidR="003262C0" w:rsidRPr="0054381D">
        <w:rPr>
          <w:rFonts w:ascii="Calibri" w:hAnsi="Calibri" w:cs="Calibri"/>
          <w:sz w:val="24"/>
          <w:szCs w:val="24"/>
          <w:lang w:val="en-US"/>
        </w:rPr>
        <w:t>organization-</w:t>
      </w:r>
      <w:r w:rsidRPr="0054381D">
        <w:rPr>
          <w:rFonts w:ascii="Calibri" w:hAnsi="Calibri" w:cs="Calibri"/>
          <w:sz w:val="24"/>
          <w:szCs w:val="24"/>
          <w:lang w:val="en-US"/>
        </w:rPr>
        <w:t>driven workspace configuration</w:t>
      </w:r>
    </w:p>
    <w:p w:rsidR="007D26BD" w:rsidRPr="0054381D" w:rsidRDefault="007D26BD" w:rsidP="004A2B1A">
      <w:pPr>
        <w:ind w:firstLine="708"/>
        <w:jc w:val="both"/>
        <w:rPr>
          <w:lang w:val="en-US"/>
        </w:rPr>
      </w:pPr>
      <w:r w:rsidRPr="0054381D">
        <w:rPr>
          <w:lang w:val="en-US"/>
        </w:rPr>
        <w:t xml:space="preserve">In order to solve that issue on </w:t>
      </w:r>
      <w:fldSimple w:instr=" REF _Ref354689318 \h  \* MERGEFORMAT ">
        <w:r w:rsidR="003262C0" w:rsidRPr="0054381D">
          <w:rPr>
            <w:noProof/>
            <w:lang w:val="en-US" w:eastAsia="bg-BG"/>
          </w:rPr>
          <w:t>Figure 18</w:t>
        </w:r>
      </w:fldSimple>
      <w:r w:rsidR="003262C0" w:rsidRPr="0054381D">
        <w:rPr>
          <w:lang w:val="en-US"/>
        </w:rPr>
        <w:t>,</w:t>
      </w:r>
      <w:r w:rsidRPr="0054381D">
        <w:rPr>
          <w:lang w:val="en-US"/>
        </w:rPr>
        <w:t xml:space="preserve"> we present component-oriented architecture of workspaces. Here we have dedicated workspaces for each project participant and software components. </w:t>
      </w:r>
    </w:p>
    <w:p w:rsidR="007D26BD" w:rsidRPr="0054381D" w:rsidRDefault="00341309" w:rsidP="00AF6D62">
      <w:pPr>
        <w:keepNext/>
        <w:jc w:val="center"/>
        <w:rPr>
          <w:lang w:val="en-US"/>
        </w:rPr>
      </w:pPr>
      <w:r w:rsidRPr="0054381D">
        <w:rPr>
          <w:lang w:val="en-US"/>
        </w:rPr>
        <w:object w:dxaOrig="10622" w:dyaOrig="6149">
          <v:shape id="_x0000_i1040" type="#_x0000_t75" style="width:453.3pt;height:263.8pt" o:ole="">
            <v:imagedata r:id="rId42" o:title=""/>
          </v:shape>
          <o:OLEObject Type="Embed" ProgID="Visio.Drawing.11" ShapeID="_x0000_i1040" DrawAspect="Content" ObjectID="_1443638114" r:id="rId43"/>
        </w:object>
      </w:r>
    </w:p>
    <w:p w:rsidR="007D26BD" w:rsidRPr="0054381D" w:rsidRDefault="007D26BD" w:rsidP="00AF6D62">
      <w:pPr>
        <w:keepNext/>
        <w:jc w:val="center"/>
        <w:rPr>
          <w:noProof/>
          <w:lang w:val="en-US" w:eastAsia="bg-BG"/>
        </w:rPr>
      </w:pPr>
      <w:bookmarkStart w:id="82" w:name="_Ref354689318"/>
      <w:r w:rsidRPr="0054381D">
        <w:rPr>
          <w:noProof/>
          <w:lang w:val="en-US" w:eastAsia="bg-BG"/>
        </w:rPr>
        <w:t xml:space="preserve">Figure </w:t>
      </w:r>
      <w:r w:rsidR="0010260D" w:rsidRPr="0054381D">
        <w:rPr>
          <w:noProof/>
          <w:lang w:val="en-US" w:eastAsia="bg-BG"/>
        </w:rPr>
        <w:fldChar w:fldCharType="begin"/>
      </w:r>
      <w:r w:rsidRPr="0054381D">
        <w:rPr>
          <w:noProof/>
          <w:lang w:val="en-US" w:eastAsia="bg-BG"/>
        </w:rPr>
        <w:instrText xml:space="preserve"> SEQ Figure \* ARABIC </w:instrText>
      </w:r>
      <w:r w:rsidR="0010260D" w:rsidRPr="0054381D">
        <w:rPr>
          <w:noProof/>
          <w:lang w:val="en-US" w:eastAsia="bg-BG"/>
        </w:rPr>
        <w:fldChar w:fldCharType="separate"/>
      </w:r>
      <w:r w:rsidR="001028F6" w:rsidRPr="0054381D">
        <w:rPr>
          <w:noProof/>
          <w:lang w:val="en-US" w:eastAsia="bg-BG"/>
        </w:rPr>
        <w:t>18</w:t>
      </w:r>
      <w:r w:rsidR="0010260D" w:rsidRPr="0054381D">
        <w:rPr>
          <w:noProof/>
          <w:lang w:val="en-US" w:eastAsia="bg-BG"/>
        </w:rPr>
        <w:fldChar w:fldCharType="end"/>
      </w:r>
      <w:bookmarkEnd w:id="82"/>
      <w:r w:rsidR="003262C0" w:rsidRPr="0054381D">
        <w:rPr>
          <w:noProof/>
          <w:lang w:val="en-US" w:eastAsia="bg-BG"/>
        </w:rPr>
        <w:t>.</w:t>
      </w:r>
      <w:r w:rsidRPr="0054381D">
        <w:rPr>
          <w:noProof/>
          <w:lang w:val="en-US" w:eastAsia="bg-BG"/>
        </w:rPr>
        <w:t xml:space="preserve"> Model of component-driven workspace configuration</w:t>
      </w:r>
    </w:p>
    <w:p w:rsidR="007D26BD" w:rsidRPr="0054381D" w:rsidRDefault="007D26BD">
      <w:pPr>
        <w:rPr>
          <w:b/>
          <w:bCs/>
          <w:lang w:val="en-US"/>
        </w:rPr>
      </w:pPr>
      <w:r w:rsidRPr="0054381D">
        <w:rPr>
          <w:b/>
          <w:bCs/>
          <w:lang w:val="en-US"/>
        </w:rPr>
        <w:t>6. Conclusion and future work</w:t>
      </w:r>
    </w:p>
    <w:p w:rsidR="000F25F7" w:rsidRPr="000F25F7" w:rsidRDefault="00F00DE4" w:rsidP="00267572">
      <w:pPr>
        <w:ind w:firstLine="708"/>
        <w:jc w:val="both"/>
        <w:rPr>
          <w:lang w:val="en-US"/>
        </w:rPr>
      </w:pPr>
      <w:r w:rsidRPr="000F25F7">
        <w:rPr>
          <w:lang w:val="en-US"/>
        </w:rPr>
        <w:t xml:space="preserve">The object-oriented </w:t>
      </w:r>
      <w:r w:rsidR="009A7B19" w:rsidRPr="000F25F7">
        <w:rPr>
          <w:lang w:val="en-US"/>
        </w:rPr>
        <w:t xml:space="preserve">model of </w:t>
      </w:r>
      <w:r w:rsidR="009B7A4B">
        <w:rPr>
          <w:lang w:val="en-US"/>
        </w:rPr>
        <w:t xml:space="preserve">a </w:t>
      </w:r>
      <w:r w:rsidR="009A7B19" w:rsidRPr="000F25F7">
        <w:rPr>
          <w:lang w:val="en-US"/>
        </w:rPr>
        <w:t xml:space="preserve">composed versioned object </w:t>
      </w:r>
      <w:r w:rsidR="00267572" w:rsidRPr="000F25F7">
        <w:rPr>
          <w:lang w:val="en-US"/>
        </w:rPr>
        <w:t xml:space="preserve">presented </w:t>
      </w:r>
      <w:r w:rsidR="00267572">
        <w:rPr>
          <w:lang w:val="en-US"/>
        </w:rPr>
        <w:t>in this paper</w:t>
      </w:r>
      <w:r w:rsidR="00267572" w:rsidRPr="000F25F7">
        <w:rPr>
          <w:lang w:val="en-US"/>
        </w:rPr>
        <w:t xml:space="preserve"> </w:t>
      </w:r>
      <w:r w:rsidRPr="000F25F7">
        <w:rPr>
          <w:lang w:val="en-US"/>
        </w:rPr>
        <w:t>extends the potentials of versioning systems</w:t>
      </w:r>
      <w:r w:rsidR="00267572">
        <w:rPr>
          <w:lang w:val="en-US"/>
        </w:rPr>
        <w:t>,</w:t>
      </w:r>
      <w:r w:rsidRPr="000F25F7">
        <w:rPr>
          <w:lang w:val="en-US"/>
        </w:rPr>
        <w:t xml:space="preserve"> allowing different level of data granularity. The model </w:t>
      </w:r>
      <w:r w:rsidR="000F25F7" w:rsidRPr="000F25F7">
        <w:rPr>
          <w:lang w:val="en-US"/>
        </w:rPr>
        <w:t xml:space="preserve">is </w:t>
      </w:r>
      <w:r w:rsidR="009B7A4B">
        <w:rPr>
          <w:lang w:val="en-US"/>
        </w:rPr>
        <w:t xml:space="preserve">a </w:t>
      </w:r>
      <w:r w:rsidR="000F25F7" w:rsidRPr="000F25F7">
        <w:rPr>
          <w:rFonts w:eastAsia="Calibri" w:cs="MS Sans Serif"/>
          <w:bCs/>
          <w:lang w:val="bg-BG" w:eastAsia="bg-BG"/>
        </w:rPr>
        <w:t xml:space="preserve">complement </w:t>
      </w:r>
      <w:r w:rsidR="000F25F7" w:rsidRPr="000F25F7">
        <w:rPr>
          <w:rFonts w:eastAsia="Calibri" w:cs="MS Sans Serif"/>
          <w:bCs/>
          <w:lang w:val="en-US" w:eastAsia="bg-BG"/>
        </w:rPr>
        <w:t xml:space="preserve">of </w:t>
      </w:r>
      <w:r w:rsidRPr="000F25F7">
        <w:rPr>
          <w:lang w:val="en-US"/>
        </w:rPr>
        <w:t xml:space="preserve">the model of </w:t>
      </w:r>
      <w:r w:rsidR="00267572" w:rsidRPr="000F25F7">
        <w:rPr>
          <w:lang w:val="en-US"/>
        </w:rPr>
        <w:t>hierarchic</w:t>
      </w:r>
      <w:r w:rsidR="00267572">
        <w:rPr>
          <w:lang w:val="en-US"/>
        </w:rPr>
        <w:t xml:space="preserve">ally </w:t>
      </w:r>
      <w:r w:rsidRPr="000F25F7">
        <w:rPr>
          <w:lang w:val="en-US"/>
        </w:rPr>
        <w:t>composed workspaces</w:t>
      </w:r>
      <w:r w:rsidR="000F25F7" w:rsidRPr="000F25F7">
        <w:rPr>
          <w:lang w:val="en-US"/>
        </w:rPr>
        <w:t xml:space="preserve"> including </w:t>
      </w:r>
      <w:r w:rsidR="00267572">
        <w:rPr>
          <w:lang w:val="en-US"/>
        </w:rPr>
        <w:t xml:space="preserve">a </w:t>
      </w:r>
      <w:r w:rsidR="000F25F7" w:rsidRPr="000F25F7">
        <w:rPr>
          <w:lang w:val="en-US"/>
        </w:rPr>
        <w:t>set of rules for version control.</w:t>
      </w:r>
    </w:p>
    <w:p w:rsidR="007D26BD" w:rsidRPr="0054381D" w:rsidRDefault="007D26BD" w:rsidP="00267572">
      <w:pPr>
        <w:ind w:firstLine="708"/>
        <w:jc w:val="both"/>
        <w:rPr>
          <w:lang w:val="en-US"/>
        </w:rPr>
      </w:pPr>
      <w:r w:rsidRPr="0054381D">
        <w:rPr>
          <w:lang w:val="en-US"/>
        </w:rPr>
        <w:t xml:space="preserve">Versioning of complicated </w:t>
      </w:r>
      <w:r w:rsidRPr="00267572">
        <w:rPr>
          <w:lang w:val="en-US"/>
        </w:rPr>
        <w:t>objects</w:t>
      </w:r>
      <w:r w:rsidRPr="0054381D">
        <w:rPr>
          <w:lang w:val="en-US"/>
        </w:rPr>
        <w:t xml:space="preserve"> in complex environments become</w:t>
      </w:r>
      <w:r w:rsidR="00C85FE9" w:rsidRPr="0054381D">
        <w:rPr>
          <w:lang w:val="en-US"/>
        </w:rPr>
        <w:t>s</w:t>
      </w:r>
      <w:r w:rsidRPr="0054381D">
        <w:rPr>
          <w:lang w:val="en-US"/>
        </w:rPr>
        <w:t xml:space="preserve"> necessary in complex prolonged software projects. Modern software life-cycle methodologies put more emphasis on linking artifacts between different stages</w:t>
      </w:r>
      <w:r w:rsidR="009B7A4B">
        <w:rPr>
          <w:lang w:val="en-US"/>
        </w:rPr>
        <w:t>—</w:t>
      </w:r>
      <w:r w:rsidRPr="0054381D">
        <w:rPr>
          <w:lang w:val="en-US"/>
        </w:rPr>
        <w:t>requirements, test plans, project plans, etc.</w:t>
      </w:r>
      <w:r w:rsidR="003262C0" w:rsidRPr="0054381D">
        <w:rPr>
          <w:lang w:val="en-US"/>
        </w:rPr>
        <w:t xml:space="preserve"> The</w:t>
      </w:r>
      <w:r w:rsidRPr="0054381D">
        <w:rPr>
          <w:lang w:val="en-US"/>
        </w:rPr>
        <w:t xml:space="preserve"> </w:t>
      </w:r>
      <w:r w:rsidR="003262C0" w:rsidRPr="0054381D">
        <w:rPr>
          <w:lang w:val="en-US"/>
        </w:rPr>
        <w:t>e</w:t>
      </w:r>
      <w:r w:rsidR="00C85FE9" w:rsidRPr="0054381D">
        <w:rPr>
          <w:lang w:val="en-US"/>
        </w:rPr>
        <w:t xml:space="preserve">xisting version control </w:t>
      </w:r>
      <w:r w:rsidR="000F25F7">
        <w:rPr>
          <w:lang w:val="en-US"/>
        </w:rPr>
        <w:t xml:space="preserve">systems </w:t>
      </w:r>
      <w:r w:rsidR="00C85FE9" w:rsidRPr="0054381D">
        <w:rPr>
          <w:lang w:val="en-US"/>
        </w:rPr>
        <w:t xml:space="preserve">do not </w:t>
      </w:r>
      <w:r w:rsidRPr="0054381D">
        <w:rPr>
          <w:lang w:val="en-US"/>
        </w:rPr>
        <w:t xml:space="preserve">provide </w:t>
      </w:r>
      <w:r w:rsidR="009B7A4B">
        <w:rPr>
          <w:lang w:val="en-US"/>
        </w:rPr>
        <w:t xml:space="preserve">a </w:t>
      </w:r>
      <w:r w:rsidRPr="0054381D">
        <w:rPr>
          <w:lang w:val="en-US"/>
        </w:rPr>
        <w:t xml:space="preserve">sufficient service level of change traceability among objects. We could </w:t>
      </w:r>
      <w:r w:rsidRPr="0054381D">
        <w:rPr>
          <w:lang w:val="en-US"/>
        </w:rPr>
        <w:lastRenderedPageBreak/>
        <w:t>formulate</w:t>
      </w:r>
      <w:r w:rsidR="003262C0" w:rsidRPr="0054381D">
        <w:rPr>
          <w:lang w:val="en-US"/>
        </w:rPr>
        <w:t>,</w:t>
      </w:r>
      <w:r w:rsidRPr="0054381D">
        <w:rPr>
          <w:lang w:val="en-US"/>
        </w:rPr>
        <w:t xml:space="preserve"> as a future research direction</w:t>
      </w:r>
      <w:r w:rsidR="009B7A4B">
        <w:rPr>
          <w:lang w:val="en-US"/>
        </w:rPr>
        <w:t>,</w:t>
      </w:r>
      <w:r w:rsidRPr="0054381D">
        <w:rPr>
          <w:lang w:val="en-US"/>
        </w:rPr>
        <w:t xml:space="preserve"> </w:t>
      </w:r>
      <w:r w:rsidR="003262C0" w:rsidRPr="0054381D">
        <w:rPr>
          <w:lang w:val="en-US"/>
        </w:rPr>
        <w:t>the</w:t>
      </w:r>
      <w:r w:rsidRPr="0054381D">
        <w:rPr>
          <w:lang w:val="en-US"/>
        </w:rPr>
        <w:t xml:space="preserve"> investigati</w:t>
      </w:r>
      <w:r w:rsidR="00C85FE9" w:rsidRPr="0054381D">
        <w:rPr>
          <w:lang w:val="en-US"/>
        </w:rPr>
        <w:t>on of traceability meta-data to</w:t>
      </w:r>
      <w:r w:rsidRPr="0054381D">
        <w:rPr>
          <w:lang w:val="en-US"/>
        </w:rPr>
        <w:t xml:space="preserve"> support the accounting in versioning domain.</w:t>
      </w:r>
    </w:p>
    <w:p w:rsidR="007D26BD" w:rsidRPr="0054381D" w:rsidRDefault="007D26BD" w:rsidP="00267572">
      <w:pPr>
        <w:ind w:firstLine="708"/>
        <w:jc w:val="both"/>
        <w:rPr>
          <w:lang w:val="en-US"/>
        </w:rPr>
      </w:pPr>
      <w:r w:rsidRPr="0054381D">
        <w:rPr>
          <w:lang w:val="en-US"/>
        </w:rPr>
        <w:t>The issue of grant</w:t>
      </w:r>
      <w:r w:rsidR="003262C0" w:rsidRPr="0054381D">
        <w:rPr>
          <w:lang w:val="en-US"/>
        </w:rPr>
        <w:t>ing</w:t>
      </w:r>
      <w:r w:rsidRPr="0054381D">
        <w:rPr>
          <w:lang w:val="en-US"/>
        </w:rPr>
        <w:t xml:space="preserve"> the respective data access level to versioned objects shapes the theme of data security in versioning </w:t>
      </w:r>
      <w:r w:rsidRPr="00267572">
        <w:rPr>
          <w:lang w:val="en-US"/>
        </w:rPr>
        <w:t>domain</w:t>
      </w:r>
      <w:r w:rsidRPr="0054381D">
        <w:rPr>
          <w:lang w:val="en-US"/>
        </w:rPr>
        <w:t>. This theme is a challenge for further development of the presented models.</w:t>
      </w:r>
    </w:p>
    <w:p w:rsidR="007D26BD" w:rsidRPr="0054381D" w:rsidRDefault="007D26BD">
      <w:pPr>
        <w:rPr>
          <w:b/>
          <w:bCs/>
          <w:lang w:val="en-US"/>
        </w:rPr>
      </w:pPr>
      <w:r w:rsidRPr="0054381D">
        <w:rPr>
          <w:b/>
          <w:bCs/>
          <w:lang w:val="en-US"/>
        </w:rPr>
        <w:t>Reference</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Ambler, S. W., Pr. J. Sadalage,Refactoring Databases: Evolutionary Database Design, Addison Wesley Professional, 2006.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Collins-Sussman B., Fitzpatrick, B. W., Pilato C. M., Version Control with Subversion, book compiled from Revision 10945, 2008, http://svnbook.red-bean.com/en/1.0/index.html (visited in march 2009).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Conradi, R. and Westfechtel, B. 1998. Version models for software configuration management. ACM Comput. Surv., Vol. 30, no. 2, pp. 232–282, June 1998, DOI= http://doi.acm.org/10.1145/280277.280280</w:t>
      </w:r>
    </w:p>
    <w:p w:rsidR="007D26BD" w:rsidRPr="0054381D" w:rsidRDefault="007D26BD" w:rsidP="00A20B4A">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Git - Fast Version Control System, http://git-scm.com/ (visited in January 2012).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Jones, M. T., Version control for Linux, 2006, http://www.ibm.com/ developerworks/linux/library/l-vercon/, (visited in February 2009). </w:t>
      </w:r>
    </w:p>
    <w:p w:rsidR="00620D6F" w:rsidRPr="0054381D" w:rsidRDefault="00620D6F"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Jotov, Vl., Transaction over Versioned Objects in Hierarchical Workspace Environment, ECAI09, 2009, Pitesti, Romania</w:t>
      </w:r>
    </w:p>
    <w:p w:rsidR="007D26BD" w:rsidRPr="0054381D" w:rsidRDefault="007D26BD" w:rsidP="0015625A">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Price, Derek R., CVS—concurrent versions system v1.11.22, http://ximbiot.com/cvs/manual/cvs-1.11.22/cvs.html, 2006  (visited in April 2009).</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Slein, J. A., Vitali, F., Whitehead, E. J., and Durand, D. G. 1997. Requirements for distributed authoring and versioning on the World Wide Web. StandardView, Vol. 5, no. 1, pp. 17-24, March 1997, DOI= http://doi.acm.org/10.1145/253452.253474. </w:t>
      </w:r>
    </w:p>
    <w:p w:rsidR="007D26BD" w:rsidRPr="0054381D" w:rsidRDefault="007D26BD" w:rsidP="009D3193">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Stephens, S. M. , Johan Rung , Xavier Lopez, X.: Graph data representation in oracle database 10g: Case studies in Life science, IEEE Data Eng. Bull, vol. 27, pages 61-67, 2004. </w:t>
      </w:r>
    </w:p>
    <w:p w:rsidR="007D26BD" w:rsidRPr="0054381D" w:rsidRDefault="007D26BD" w:rsidP="00620D6F">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t xml:space="preserve">Sun Microsystem, Inc. The network software environment (NSE), Sun Tech. Rep. Sun Msicrosystems, Inc., Mountain View, CA, 104, 1989 </w:t>
      </w:r>
    </w:p>
    <w:p w:rsidR="007D26BD" w:rsidRPr="0054381D" w:rsidRDefault="007D26BD" w:rsidP="00E91C4C">
      <w:pPr>
        <w:pStyle w:val="ListParagraph"/>
        <w:numPr>
          <w:ilvl w:val="0"/>
          <w:numId w:val="15"/>
        </w:numPr>
        <w:rPr>
          <w:rFonts w:ascii="Calibri" w:hAnsi="Calibri" w:cs="Calibri"/>
          <w:sz w:val="22"/>
          <w:szCs w:val="22"/>
          <w:lang w:val="en-US"/>
        </w:rPr>
      </w:pPr>
      <w:r w:rsidRPr="0054381D">
        <w:rPr>
          <w:rFonts w:ascii="Calibri" w:hAnsi="Calibri" w:cs="Calibri"/>
          <w:sz w:val="22"/>
          <w:szCs w:val="22"/>
          <w:lang w:val="en-US"/>
        </w:rPr>
        <w:lastRenderedPageBreak/>
        <w:t xml:space="preserve">Westfechtel, B., Structure-oriented merging of revisions of software documents. In Proceedings of the 3rd international Workshop on Software Configuration Management (Trondheim, Norway, June 12 - 14, 1991), pp. 68-79, P. H. Feiler, Ed. ACM, New York, NY, 1991, DOI= http://doi.acm.org/10.1145/111062.111071 </w:t>
      </w:r>
    </w:p>
    <w:sectPr w:rsidR="007D26BD" w:rsidRPr="0054381D" w:rsidSect="005E1A1C">
      <w:footerReference w:type="default" r:id="rId44"/>
      <w:pgSz w:w="11906" w:h="16838"/>
      <w:pgMar w:top="1134" w:right="850" w:bottom="1134" w:left="1701" w:header="708" w:footer="708" w:gutter="0"/>
      <w:cols w:space="708"/>
      <w:titlePg/>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Ivan A Derzhanski" w:date="2013-10-13T10:04:00Z" w:initials="IAD">
    <w:p w:rsidR="00425FEE" w:rsidRDefault="00425FEE">
      <w:pPr>
        <w:pStyle w:val="CommentText"/>
      </w:pPr>
      <w:r>
        <w:rPr>
          <w:rStyle w:val="CommentReference"/>
        </w:rPr>
        <w:annotationRef/>
      </w:r>
      <w:r>
        <w:t>Това какво значи?</w:t>
      </w:r>
    </w:p>
  </w:comment>
  <w:comment w:id="4" w:author="в" w:date="2013-10-17T23:19:00Z" w:initials="в">
    <w:p w:rsidR="00686999" w:rsidRDefault="00686999" w:rsidP="00686999">
      <w:pPr>
        <w:autoSpaceDE w:val="0"/>
        <w:autoSpaceDN w:val="0"/>
        <w:adjustRightInd w:val="0"/>
        <w:spacing w:after="0" w:line="240" w:lineRule="auto"/>
        <w:rPr>
          <w:rFonts w:ascii="MS Sans Serif" w:eastAsia="Calibri" w:hAnsi="MS Sans Serif" w:cs="MS Sans Serif"/>
          <w:sz w:val="17"/>
          <w:szCs w:val="17"/>
          <w:lang w:val="bg-BG" w:eastAsia="bg-BG"/>
        </w:rPr>
      </w:pPr>
      <w:r>
        <w:rPr>
          <w:rStyle w:val="CommentReference"/>
        </w:rPr>
        <w:annotationRef/>
      </w:r>
      <w:r>
        <w:rPr>
          <w:rFonts w:ascii="MS Sans Serif" w:eastAsia="Calibri" w:hAnsi="MS Sans Serif" w:cs="MS Sans Serif"/>
          <w:b/>
          <w:bCs/>
          <w:sz w:val="17"/>
          <w:szCs w:val="17"/>
          <w:lang w:val="bg-BG" w:eastAsia="bg-BG"/>
        </w:rPr>
        <w:t>COMPRISE</w:t>
      </w:r>
    </w:p>
    <w:p w:rsidR="00686999" w:rsidRDefault="00686999" w:rsidP="00686999">
      <w:pPr>
        <w:autoSpaceDE w:val="0"/>
        <w:autoSpaceDN w:val="0"/>
        <w:adjustRightInd w:val="0"/>
        <w:spacing w:after="0" w:line="240" w:lineRule="auto"/>
        <w:rPr>
          <w:rFonts w:ascii="Arial" w:eastAsia="Calibri" w:hAnsi="Arial" w:cs="Arial"/>
          <w:sz w:val="20"/>
          <w:szCs w:val="20"/>
          <w:lang w:val="bg-BG" w:eastAsia="bg-BG"/>
        </w:rPr>
      </w:pPr>
      <w:r>
        <w:rPr>
          <w:rFonts w:ascii="Lucida Sans Unicode" w:eastAsia="Calibri" w:hAnsi="Lucida Sans Unicode" w:cs="Lucida Sans Unicode"/>
          <w:b/>
          <w:bCs/>
          <w:color w:val="B64501"/>
          <w:sz w:val="16"/>
          <w:szCs w:val="16"/>
          <w:lang w:val="bg-BG" w:eastAsia="bg-BG"/>
        </w:rPr>
        <w:t>[kəm'praiz]</w:t>
      </w:r>
    </w:p>
    <w:p w:rsidR="00686999" w:rsidRDefault="00686999" w:rsidP="00686999">
      <w:pPr>
        <w:autoSpaceDE w:val="0"/>
        <w:autoSpaceDN w:val="0"/>
        <w:adjustRightInd w:val="0"/>
        <w:spacing w:after="0" w:line="240" w:lineRule="auto"/>
        <w:rPr>
          <w:rFonts w:ascii="MS Sans Serif" w:eastAsia="Calibri" w:hAnsi="MS Sans Serif" w:cs="MS Sans Serif"/>
          <w:sz w:val="17"/>
          <w:szCs w:val="17"/>
          <w:lang w:val="bg-BG" w:eastAsia="bg-BG"/>
        </w:rPr>
      </w:pPr>
      <w:r>
        <w:rPr>
          <w:rFonts w:ascii="MS Sans Serif" w:eastAsia="Calibri" w:hAnsi="MS Sans Serif" w:cs="MS Sans Serif"/>
          <w:b/>
          <w:bCs/>
          <w:sz w:val="17"/>
          <w:szCs w:val="17"/>
          <w:lang w:val="bg-BG" w:eastAsia="bg-BG"/>
        </w:rPr>
        <w:t xml:space="preserve">v </w:t>
      </w:r>
      <w:r>
        <w:rPr>
          <w:rFonts w:ascii="MS Sans Serif" w:eastAsia="Calibri" w:hAnsi="MS Sans Serif" w:cs="MS Sans Serif"/>
          <w:sz w:val="17"/>
          <w:szCs w:val="17"/>
          <w:lang w:val="bg-BG" w:eastAsia="bg-BG"/>
        </w:rPr>
        <w:t>обемам, обхващам, включвам, състоя се от, съдържам</w:t>
      </w:r>
    </w:p>
    <w:p w:rsidR="00686999" w:rsidRDefault="00686999" w:rsidP="00686999">
      <w:pPr>
        <w:autoSpaceDE w:val="0"/>
        <w:autoSpaceDN w:val="0"/>
        <w:adjustRightInd w:val="0"/>
        <w:spacing w:after="0" w:line="240" w:lineRule="auto"/>
        <w:rPr>
          <w:rFonts w:ascii="Arial CYR" w:eastAsia="Calibri" w:hAnsi="Arial CYR" w:cs="Arial CYR"/>
          <w:color w:val="000000"/>
          <w:sz w:val="16"/>
          <w:szCs w:val="16"/>
          <w:lang w:val="bg-BG" w:eastAsia="bg-BG"/>
        </w:rPr>
      </w:pPr>
      <w:r w:rsidRPr="00686999">
        <w:rPr>
          <w:lang w:val="bg-BG"/>
        </w:rPr>
        <w:t xml:space="preserve">от фр. </w:t>
      </w:r>
      <w:r>
        <w:rPr>
          <w:lang w:val="en-US"/>
        </w:rPr>
        <w:t>Comprendre</w:t>
      </w:r>
      <w:r w:rsidRPr="00686999">
        <w:rPr>
          <w:lang w:val="bg-BG"/>
        </w:rPr>
        <w:t xml:space="preserve"> – </w:t>
      </w:r>
      <w:r>
        <w:rPr>
          <w:lang w:val="bg-BG"/>
        </w:rPr>
        <w:t>(</w:t>
      </w:r>
      <w:r>
        <w:rPr>
          <w:rFonts w:ascii="Arial CYR" w:eastAsia="Calibri" w:hAnsi="Arial CYR" w:cs="Arial CYR"/>
          <w:color w:val="000000"/>
          <w:sz w:val="16"/>
          <w:szCs w:val="16"/>
          <w:lang w:val="bg-BG" w:eastAsia="bg-BG"/>
        </w:rPr>
        <w:t>усещам</w:t>
      </w:r>
      <w:r>
        <w:rPr>
          <w:rFonts w:ascii="Arial" w:eastAsia="Calibri" w:hAnsi="Arial" w:cs="Arial"/>
          <w:color w:val="000000"/>
          <w:sz w:val="16"/>
          <w:szCs w:val="16"/>
          <w:lang w:val="bg-BG" w:eastAsia="bg-BG"/>
        </w:rPr>
        <w:t xml:space="preserve"> </w:t>
      </w:r>
      <w:r>
        <w:rPr>
          <w:rFonts w:ascii="Arial CYR" w:eastAsia="Calibri" w:hAnsi="Arial CYR" w:cs="Arial CYR"/>
          <w:color w:val="000000"/>
          <w:sz w:val="16"/>
          <w:szCs w:val="16"/>
          <w:lang w:val="bg-BG" w:eastAsia="bg-BG"/>
        </w:rPr>
        <w:t>се</w:t>
      </w:r>
      <w:r>
        <w:rPr>
          <w:rFonts w:ascii="Arial" w:eastAsia="Calibri" w:hAnsi="Arial" w:cs="Arial"/>
          <w:color w:val="000000"/>
          <w:sz w:val="16"/>
          <w:szCs w:val="16"/>
          <w:lang w:val="bg-BG" w:eastAsia="bg-BG"/>
        </w:rPr>
        <w:t xml:space="preserve">, </w:t>
      </w:r>
      <w:r>
        <w:rPr>
          <w:rFonts w:ascii="Arial CYR" w:eastAsia="Calibri" w:hAnsi="Arial CYR" w:cs="Arial CYR"/>
          <w:color w:val="000000"/>
          <w:sz w:val="16"/>
          <w:szCs w:val="16"/>
          <w:lang w:val="bg-BG" w:eastAsia="bg-BG"/>
        </w:rPr>
        <w:t>схващам</w:t>
      </w:r>
      <w:r>
        <w:rPr>
          <w:rFonts w:ascii="Arial" w:eastAsia="Calibri" w:hAnsi="Arial" w:cs="Arial"/>
          <w:color w:val="000000"/>
          <w:sz w:val="16"/>
          <w:szCs w:val="16"/>
          <w:lang w:val="bg-BG" w:eastAsia="bg-BG"/>
        </w:rPr>
        <w:t xml:space="preserve">, </w:t>
      </w:r>
      <w:r>
        <w:rPr>
          <w:rFonts w:ascii="Arial CYR" w:eastAsia="Calibri" w:hAnsi="Arial CYR" w:cs="Arial CYR"/>
          <w:color w:val="000000"/>
          <w:sz w:val="16"/>
          <w:szCs w:val="16"/>
          <w:lang w:val="bg-BG" w:eastAsia="bg-BG"/>
        </w:rPr>
        <w:t>включвам</w:t>
      </w:r>
      <w:r>
        <w:rPr>
          <w:rFonts w:ascii="Arial" w:eastAsia="Calibri" w:hAnsi="Arial" w:cs="Arial"/>
          <w:color w:val="000000"/>
          <w:sz w:val="16"/>
          <w:szCs w:val="16"/>
          <w:lang w:val="bg-BG" w:eastAsia="bg-BG"/>
        </w:rPr>
        <w:t xml:space="preserve"> -</w:t>
      </w:r>
      <w:r>
        <w:rPr>
          <w:rFonts w:ascii="Arial CYR" w:eastAsia="Calibri" w:hAnsi="Arial CYR" w:cs="Arial CYR"/>
          <w:color w:val="000000"/>
          <w:sz w:val="16"/>
          <w:szCs w:val="16"/>
          <w:lang w:val="bg-BG" w:eastAsia="bg-BG"/>
        </w:rPr>
        <w:t>аш</w:t>
      </w:r>
      <w:r>
        <w:rPr>
          <w:rFonts w:ascii="Arial" w:eastAsia="Calibri" w:hAnsi="Arial" w:cs="Arial"/>
          <w:color w:val="000000"/>
          <w:sz w:val="16"/>
          <w:szCs w:val="16"/>
          <w:lang w:val="bg-BG" w:eastAsia="bg-BG"/>
        </w:rPr>
        <w:t xml:space="preserve">, </w:t>
      </w:r>
      <w:r>
        <w:rPr>
          <w:rFonts w:ascii="Arial CYR" w:eastAsia="Calibri" w:hAnsi="Arial CYR" w:cs="Arial CYR"/>
          <w:color w:val="000000"/>
          <w:sz w:val="16"/>
          <w:szCs w:val="16"/>
          <w:lang w:val="bg-BG" w:eastAsia="bg-BG"/>
        </w:rPr>
        <w:t>побирам)</w:t>
      </w:r>
    </w:p>
    <w:p w:rsidR="00686999" w:rsidRPr="00686999" w:rsidRDefault="00686999" w:rsidP="00686999">
      <w:pPr>
        <w:autoSpaceDE w:val="0"/>
        <w:autoSpaceDN w:val="0"/>
        <w:adjustRightInd w:val="0"/>
        <w:spacing w:after="0" w:line="240" w:lineRule="auto"/>
        <w:rPr>
          <w:rFonts w:ascii="Arial CYR" w:eastAsia="Calibri" w:hAnsi="Arial CYR" w:cs="Arial CYR"/>
          <w:color w:val="000000"/>
          <w:sz w:val="16"/>
          <w:szCs w:val="16"/>
          <w:lang w:val="bg-BG" w:eastAsia="bg-BG"/>
        </w:rPr>
      </w:pPr>
    </w:p>
    <w:p w:rsidR="00686999" w:rsidRPr="00686999" w:rsidRDefault="00686999">
      <w:pPr>
        <w:pStyle w:val="CommentText"/>
        <w:rPr>
          <w:lang w:val="bg-BG"/>
        </w:rPr>
      </w:pPr>
      <w:r w:rsidRPr="00686999">
        <w:t xml:space="preserve">В смисъла на разбирам, обхващам, </w:t>
      </w:r>
      <w:r>
        <w:rPr>
          <w:lang w:val="bg-BG"/>
        </w:rPr>
        <w:t>схващам</w:t>
      </w:r>
      <w:r>
        <w:rPr>
          <w:rFonts w:ascii="Arial CYR" w:eastAsia="Calibri" w:hAnsi="Arial CYR" w:cs="Arial CYR"/>
          <w:color w:val="000000"/>
          <w:sz w:val="16"/>
          <w:szCs w:val="16"/>
          <w:lang w:val="bg-BG" w:eastAsia="bg-BG"/>
        </w:rPr>
        <w:t xml:space="preserve"> </w:t>
      </w:r>
    </w:p>
  </w:comment>
  <w:comment w:id="8" w:author="в" w:date="2013-10-18T21:42:00Z" w:initials="в">
    <w:p w:rsidR="00341309" w:rsidRPr="00080B3D" w:rsidRDefault="00341309">
      <w:pPr>
        <w:pStyle w:val="CommentText"/>
        <w:rPr>
          <w:lang w:val="bg-BG"/>
        </w:rPr>
      </w:pPr>
      <w:r>
        <w:rPr>
          <w:rStyle w:val="CommentReference"/>
        </w:rPr>
        <w:annotationRef/>
      </w:r>
    </w:p>
  </w:comment>
  <w:comment w:id="7" w:author="Ivan A Derzhanski" w:date="2013-10-13T10:05:00Z" w:initials="IAD">
    <w:p w:rsidR="00425FEE" w:rsidRDefault="00425FEE">
      <w:pPr>
        <w:pStyle w:val="CommentText"/>
      </w:pPr>
      <w:r>
        <w:rPr>
          <w:rStyle w:val="CommentReference"/>
        </w:rPr>
        <w:annotationRef/>
      </w:r>
      <w:r>
        <w:t>Това изречение не е ясно.</w:t>
      </w:r>
    </w:p>
  </w:comment>
  <w:comment w:id="13" w:author="Ivan A Derzhanski" w:date="2013-10-13T10:05:00Z" w:initials="IAD">
    <w:p w:rsidR="00425FEE" w:rsidRDefault="00425FEE">
      <w:pPr>
        <w:pStyle w:val="CommentText"/>
      </w:pPr>
      <w:r>
        <w:rPr>
          <w:rStyle w:val="CommentReference"/>
        </w:rPr>
        <w:annotationRef/>
      </w:r>
      <w:r>
        <w:t>Тази дума какво значи?</w:t>
      </w:r>
    </w:p>
  </w:comment>
  <w:comment w:id="15" w:author="Ivan A Derzhanski" w:date="2013-10-13T10:08:00Z" w:initials="IAD">
    <w:p w:rsidR="00425FEE" w:rsidRDefault="00425FEE">
      <w:pPr>
        <w:pStyle w:val="CommentText"/>
      </w:pPr>
      <w:r>
        <w:rPr>
          <w:rStyle w:val="CommentReference"/>
        </w:rPr>
        <w:annotationRef/>
      </w:r>
      <w:r>
        <w:t>Това така ли трябва да бъде?</w:t>
      </w:r>
    </w:p>
  </w:comment>
  <w:comment w:id="16" w:author="в" w:date="2013-10-17T23:32:00Z" w:initials="в">
    <w:p w:rsidR="00FE2867" w:rsidRPr="00FE2867" w:rsidRDefault="00FE2867">
      <w:pPr>
        <w:pStyle w:val="CommentText"/>
        <w:rPr>
          <w:lang w:val="bg-BG"/>
        </w:rPr>
      </w:pPr>
      <w:r>
        <w:rPr>
          <w:rStyle w:val="CommentReference"/>
        </w:rPr>
        <w:annotationRef/>
      </w:r>
      <w:r w:rsidRPr="00FE2867">
        <w:t xml:space="preserve">Тирето </w:t>
      </w:r>
      <w:r>
        <w:rPr>
          <w:lang w:val="bg-BG"/>
        </w:rPr>
        <w:t xml:space="preserve">съм го сложил в ролята на „т.е.” </w:t>
      </w:r>
    </w:p>
  </w:comment>
  <w:comment w:id="48" w:author="Ivan A Derzhanski" w:date="2013-10-13T23:20:00Z" w:initials="IAD">
    <w:p w:rsidR="00425FEE" w:rsidRDefault="00425FEE">
      <w:pPr>
        <w:pStyle w:val="CommentText"/>
      </w:pPr>
      <w:r>
        <w:rPr>
          <w:rStyle w:val="CommentReference"/>
        </w:rPr>
        <w:annotationRef/>
      </w:r>
      <w:r>
        <w:t>Това какво значи?</w:t>
      </w:r>
    </w:p>
  </w:comment>
  <w:comment w:id="49" w:author="в" w:date="2013-10-17T23:23:00Z" w:initials="в">
    <w:p w:rsidR="00341309" w:rsidRPr="00341309" w:rsidRDefault="00341309">
      <w:pPr>
        <w:pStyle w:val="CommentText"/>
        <w:rPr>
          <w:lang w:val="bg-BG"/>
        </w:rPr>
      </w:pPr>
      <w:r>
        <w:rPr>
          <w:rStyle w:val="CommentReference"/>
        </w:rPr>
        <w:annotationRef/>
      </w:r>
      <w:r w:rsidRPr="00341309">
        <w:t xml:space="preserve">Транзакцията </w:t>
      </w:r>
      <w:r>
        <w:rPr>
          <w:lang w:val="bg-BG"/>
        </w:rPr>
        <w:t>на създаване на маркер на състояние...</w:t>
      </w:r>
    </w:p>
  </w:comment>
  <w:comment w:id="51" w:author="Ivan A Derzhanski" w:date="2013-10-13T23:20:00Z" w:initials="IAD">
    <w:p w:rsidR="00425FEE" w:rsidRDefault="00425FEE">
      <w:pPr>
        <w:pStyle w:val="CommentText"/>
      </w:pPr>
      <w:r>
        <w:rPr>
          <w:rStyle w:val="CommentReference"/>
        </w:rPr>
        <w:annotationRef/>
      </w:r>
      <w:r>
        <w:t>А това?</w:t>
      </w:r>
    </w:p>
  </w:comment>
  <w:comment w:id="50" w:author="в" w:date="2013-10-17T23:31:00Z" w:initials="в">
    <w:p w:rsidR="00341309" w:rsidRPr="00341309" w:rsidRDefault="00341309">
      <w:pPr>
        <w:pStyle w:val="CommentText"/>
        <w:rPr>
          <w:lang w:val="bg-BG"/>
        </w:rPr>
      </w:pPr>
      <w:r>
        <w:rPr>
          <w:lang w:val="bg-BG"/>
        </w:rPr>
        <w:t xml:space="preserve">Като </w:t>
      </w:r>
      <w:r>
        <w:rPr>
          <w:rStyle w:val="CommentReference"/>
        </w:rPr>
        <w:annotationRef/>
      </w:r>
      <w:r>
        <w:rPr>
          <w:lang w:val="bg-BG"/>
        </w:rPr>
        <w:t xml:space="preserve">обратна </w:t>
      </w:r>
      <w:r w:rsidR="00FE2867">
        <w:rPr>
          <w:lang w:val="bg-BG"/>
        </w:rPr>
        <w:t xml:space="preserve">транзакция на създаване на състояние може да се определи тази на отказ </w:t>
      </w:r>
      <w:r w:rsidR="00FE2867" w:rsidRPr="00FE2867">
        <w:t>(</w:t>
      </w:r>
      <w:r w:rsidR="00FE2867">
        <w:rPr>
          <w:lang w:val="en-US"/>
        </w:rPr>
        <w:t>waiver</w:t>
      </w:r>
      <w:r w:rsidR="00FE2867" w:rsidRPr="00FE2867">
        <w:t xml:space="preserve">) </w:t>
      </w:r>
      <w:r w:rsidR="00FE2867">
        <w:rPr>
          <w:lang w:val="bg-BG"/>
        </w:rPr>
        <w:t>от маркер на състояние.</w:t>
      </w:r>
    </w:p>
  </w:comment>
  <w:comment w:id="54" w:author="Ivan A Derzhanski" w:date="2013-10-13T23:22:00Z" w:initials="IAD">
    <w:p w:rsidR="00425FEE" w:rsidRDefault="00425FEE">
      <w:pPr>
        <w:pStyle w:val="CommentText"/>
      </w:pPr>
      <w:r>
        <w:rPr>
          <w:rStyle w:val="CommentReference"/>
        </w:rPr>
        <w:annotationRef/>
      </w:r>
      <w:r>
        <w:t>Тук има ли пропуснат член?</w:t>
      </w:r>
    </w:p>
  </w:comment>
  <w:comment w:id="55" w:author="в" w:date="2013-10-17T23:29:00Z" w:initials="в">
    <w:p w:rsidR="00341309" w:rsidRPr="00341309" w:rsidRDefault="00341309">
      <w:pPr>
        <w:pStyle w:val="CommentText"/>
        <w:rPr>
          <w:lang w:val="bg-BG"/>
        </w:rPr>
      </w:pPr>
      <w:r>
        <w:rPr>
          <w:rStyle w:val="CommentReference"/>
        </w:rPr>
        <w:annotationRef/>
      </w:r>
      <w:r>
        <w:rPr>
          <w:lang w:val="bg-BG"/>
        </w:rPr>
        <w:t>Може би там къдет съм го д</w:t>
      </w:r>
      <w:r>
        <w:t>обави</w:t>
      </w:r>
      <w:r>
        <w:rPr>
          <w:lang w:val="bg-BG"/>
        </w:rPr>
        <w:t>л</w:t>
      </w:r>
    </w:p>
  </w:comment>
  <w:comment w:id="57" w:author="Ivan A Derzhanski" w:date="2013-10-13T23:23:00Z" w:initials="IAD">
    <w:p w:rsidR="00425FEE" w:rsidRPr="00686999" w:rsidRDefault="00425FEE">
      <w:pPr>
        <w:pStyle w:val="CommentText"/>
      </w:pPr>
      <w:r>
        <w:rPr>
          <w:rStyle w:val="CommentReference"/>
        </w:rPr>
        <w:annotationRef/>
      </w:r>
      <w:r w:rsidRPr="00686999">
        <w:t>?</w:t>
      </w:r>
    </w:p>
  </w:comment>
  <w:comment w:id="58" w:author="в" w:date="2013-10-18T21:45:00Z" w:initials="в">
    <w:p w:rsidR="00341309" w:rsidRPr="001D495D" w:rsidRDefault="00341309" w:rsidP="001D495D">
      <w:pPr>
        <w:autoSpaceDE w:val="0"/>
        <w:autoSpaceDN w:val="0"/>
        <w:adjustRightInd w:val="0"/>
        <w:spacing w:after="0" w:line="240" w:lineRule="auto"/>
        <w:rPr>
          <w:rFonts w:asciiTheme="minorHAnsi" w:hAnsiTheme="minorHAnsi" w:cs="MS Sans Serif"/>
          <w:sz w:val="17"/>
          <w:szCs w:val="17"/>
        </w:rPr>
      </w:pPr>
      <w:r>
        <w:rPr>
          <w:rStyle w:val="CommentReference"/>
        </w:rPr>
        <w:annotationRef/>
      </w:r>
      <w:r>
        <w:rPr>
          <w:lang w:val="bg-BG"/>
        </w:rPr>
        <w:t>Отказ от локална версия</w:t>
      </w:r>
      <w:r w:rsidR="001D495D" w:rsidRPr="001D495D">
        <w:br/>
      </w:r>
      <w:r w:rsidR="001D495D">
        <w:rPr>
          <w:rFonts w:ascii="MS Sans Serif" w:hAnsi="MS Sans Serif" w:cs="MS Sans Serif"/>
          <w:b/>
          <w:bCs/>
          <w:sz w:val="17"/>
          <w:szCs w:val="17"/>
        </w:rPr>
        <w:t xml:space="preserve">give up </w:t>
      </w:r>
      <w:r w:rsidR="001D495D">
        <w:rPr>
          <w:rFonts w:ascii="MS Sans Serif" w:hAnsi="MS Sans Serif" w:cs="MS Sans Serif"/>
          <w:sz w:val="17"/>
          <w:szCs w:val="17"/>
        </w:rPr>
        <w:t>отстъпвам, предавам (се), отказвам (се), жертвувам, отказвам се от, (из) оставям, зарязвам</w:t>
      </w:r>
    </w:p>
  </w:comment>
  <w:comment w:id="62" w:author="Ivan A Derzhanski" w:date="2013-10-13T23:25:00Z" w:initials="IAD">
    <w:p w:rsidR="00425FEE" w:rsidRDefault="00425FEE">
      <w:pPr>
        <w:pStyle w:val="CommentText"/>
      </w:pPr>
      <w:r>
        <w:rPr>
          <w:rStyle w:val="CommentReference"/>
        </w:rPr>
        <w:annotationRef/>
      </w:r>
      <w:r>
        <w:t>И това не е ясно какво иска да каже.</w:t>
      </w:r>
    </w:p>
  </w:comment>
  <w:comment w:id="63" w:author="в" w:date="2013-10-18T21:47:00Z" w:initials="в">
    <w:p w:rsidR="00341309" w:rsidRPr="001D495D" w:rsidRDefault="00341309">
      <w:pPr>
        <w:pStyle w:val="CommentText"/>
      </w:pPr>
      <w:r>
        <w:rPr>
          <w:rStyle w:val="CommentReference"/>
        </w:rPr>
        <w:annotationRef/>
      </w:r>
      <w:r>
        <w:rPr>
          <w:lang w:val="bg-BG"/>
        </w:rPr>
        <w:t>Просто публикуване на версия</w:t>
      </w:r>
      <w:r w:rsidR="001D495D" w:rsidRPr="001D495D">
        <w:t xml:space="preserve"> </w:t>
      </w:r>
      <w:r w:rsidR="001D495D">
        <w:rPr>
          <w:lang w:val="en-US"/>
        </w:rPr>
        <w:t>e</w:t>
      </w:r>
      <w:r w:rsidR="001D495D" w:rsidRPr="001D495D">
        <w:t>…</w:t>
      </w:r>
    </w:p>
  </w:comment>
  <w:comment w:id="72" w:author="Ivan A Derzhanski" w:date="2013-10-13T23:34:00Z" w:initials="IAD">
    <w:p w:rsidR="00425FEE" w:rsidRDefault="00425FEE">
      <w:pPr>
        <w:pStyle w:val="CommentText"/>
      </w:pPr>
      <w:r>
        <w:rPr>
          <w:rStyle w:val="CommentReference"/>
        </w:rPr>
        <w:annotationRef/>
      </w:r>
      <w:r>
        <w:t>Зелена ли ще е в списанието?</w:t>
      </w:r>
    </w:p>
  </w:comment>
  <w:comment w:id="73" w:author="в" w:date="2013-10-17T23:27:00Z" w:initials="в">
    <w:p w:rsidR="00341309" w:rsidRPr="00341309" w:rsidRDefault="00341309">
      <w:pPr>
        <w:pStyle w:val="CommentText"/>
        <w:rPr>
          <w:lang w:val="bg-BG"/>
        </w:rPr>
      </w:pPr>
      <w:r>
        <w:rPr>
          <w:rStyle w:val="CommentReference"/>
        </w:rPr>
        <w:annotationRef/>
      </w:r>
      <w:r>
        <w:rPr>
          <w:lang w:val="bg-BG"/>
        </w:rPr>
        <w:t>Премахнах го. Диаграма 13 е коригирана.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5F36" w:rsidRDefault="006D5F36" w:rsidP="005E1A1C">
      <w:pPr>
        <w:spacing w:after="0" w:line="240" w:lineRule="auto"/>
      </w:pPr>
      <w:r>
        <w:separator/>
      </w:r>
    </w:p>
  </w:endnote>
  <w:endnote w:type="continuationSeparator" w:id="0">
    <w:p w:rsidR="006D5F36" w:rsidRDefault="006D5F36"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MS Sans Serif">
    <w:panose1 w:val="00000000000000000000"/>
    <w:charset w:val="CC"/>
    <w:family w:val="auto"/>
    <w:notTrueType/>
    <w:pitch w:val="default"/>
    <w:sig w:usb0="00000201" w:usb1="00000000" w:usb2="00000000" w:usb3="00000000" w:csb0="00000004" w:csb1="00000000"/>
  </w:font>
  <w:font w:name="Lucida Sans Unicode">
    <w:panose1 w:val="020B0602030504020204"/>
    <w:charset w:val="CC"/>
    <w:family w:val="swiss"/>
    <w:pitch w:val="variable"/>
    <w:sig w:usb0="80000AFF" w:usb1="0000396B" w:usb2="00000000" w:usb3="00000000" w:csb0="000000BF" w:csb1="00000000"/>
  </w:font>
  <w:font w:name="Arial CYR">
    <w:panose1 w:val="00000000000000000000"/>
    <w:charset w:val="CC"/>
    <w:family w:val="auto"/>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FEE" w:rsidRDefault="00425FEE">
    <w:pPr>
      <w:pStyle w:val="Footer"/>
    </w:pPr>
    <w:fldSimple w:instr=" PAGE   \* MERGEFORMAT ">
      <w:r w:rsidR="001D495D" w:rsidRPr="001D495D">
        <w:rPr>
          <w:b/>
          <w:bCs/>
          <w:noProof/>
          <w:color w:val="4F81BD"/>
          <w:sz w:val="32"/>
          <w:szCs w:val="32"/>
        </w:rPr>
        <w:t>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5F36" w:rsidRDefault="006D5F36" w:rsidP="005E1A1C">
      <w:pPr>
        <w:spacing w:after="0" w:line="240" w:lineRule="auto"/>
      </w:pPr>
      <w:r>
        <w:separator/>
      </w:r>
    </w:p>
  </w:footnote>
  <w:footnote w:type="continuationSeparator" w:id="0">
    <w:p w:rsidR="006D5F36" w:rsidRDefault="006D5F36"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nsid w:val="0FF261AC"/>
    <w:multiLevelType w:val="hybridMultilevel"/>
    <w:tmpl w:val="BB428958"/>
    <w:lvl w:ilvl="0" w:tplc="0402000F">
      <w:start w:val="1"/>
      <w:numFmt w:val="decimal"/>
      <w:lvlText w:val="%1."/>
      <w:lvlJc w:val="left"/>
      <w:pPr>
        <w:ind w:left="720" w:hanging="360"/>
      </w:pPr>
      <w:rPr>
        <w:rFonts w:cs="Times New Roman"/>
      </w:rPr>
    </w:lvl>
    <w:lvl w:ilvl="1" w:tplc="04020019">
      <w:start w:val="1"/>
      <w:numFmt w:val="lowerLetter"/>
      <w:lvlText w:val="%2."/>
      <w:lvlJc w:val="left"/>
      <w:pPr>
        <w:ind w:left="1440" w:hanging="360"/>
      </w:pPr>
      <w:rPr>
        <w:rFonts w:cs="Times New Roman"/>
      </w:rPr>
    </w:lvl>
    <w:lvl w:ilvl="2" w:tplc="0402001B">
      <w:start w:val="1"/>
      <w:numFmt w:val="lowerRoman"/>
      <w:lvlText w:val="%3."/>
      <w:lvlJc w:val="right"/>
      <w:pPr>
        <w:ind w:left="2160" w:hanging="180"/>
      </w:pPr>
      <w:rPr>
        <w:rFonts w:cs="Times New Roman"/>
      </w:rPr>
    </w:lvl>
    <w:lvl w:ilvl="3" w:tplc="0402000F">
      <w:start w:val="1"/>
      <w:numFmt w:val="decimal"/>
      <w:lvlText w:val="%4."/>
      <w:lvlJc w:val="left"/>
      <w:pPr>
        <w:ind w:left="2880" w:hanging="360"/>
      </w:pPr>
      <w:rPr>
        <w:rFonts w:cs="Times New Roman"/>
      </w:rPr>
    </w:lvl>
    <w:lvl w:ilvl="4" w:tplc="04020019">
      <w:start w:val="1"/>
      <w:numFmt w:val="lowerLetter"/>
      <w:lvlText w:val="%5."/>
      <w:lvlJc w:val="left"/>
      <w:pPr>
        <w:ind w:left="3600" w:hanging="360"/>
      </w:pPr>
      <w:rPr>
        <w:rFonts w:cs="Times New Roman"/>
      </w:rPr>
    </w:lvl>
    <w:lvl w:ilvl="5" w:tplc="0402001B">
      <w:start w:val="1"/>
      <w:numFmt w:val="lowerRoman"/>
      <w:lvlText w:val="%6."/>
      <w:lvlJc w:val="right"/>
      <w:pPr>
        <w:ind w:left="4320" w:hanging="180"/>
      </w:pPr>
      <w:rPr>
        <w:rFonts w:cs="Times New Roman"/>
      </w:rPr>
    </w:lvl>
    <w:lvl w:ilvl="6" w:tplc="0402000F">
      <w:start w:val="1"/>
      <w:numFmt w:val="decimal"/>
      <w:lvlText w:val="%7."/>
      <w:lvlJc w:val="left"/>
      <w:pPr>
        <w:ind w:left="5040" w:hanging="360"/>
      </w:pPr>
      <w:rPr>
        <w:rFonts w:cs="Times New Roman"/>
      </w:rPr>
    </w:lvl>
    <w:lvl w:ilvl="7" w:tplc="04020019">
      <w:start w:val="1"/>
      <w:numFmt w:val="lowerLetter"/>
      <w:lvlText w:val="%8."/>
      <w:lvlJc w:val="left"/>
      <w:pPr>
        <w:ind w:left="5760" w:hanging="360"/>
      </w:pPr>
      <w:rPr>
        <w:rFonts w:cs="Times New Roman"/>
      </w:rPr>
    </w:lvl>
    <w:lvl w:ilvl="8" w:tplc="0402001B">
      <w:start w:val="1"/>
      <w:numFmt w:val="lowerRoman"/>
      <w:lvlText w:val="%9."/>
      <w:lvlJc w:val="right"/>
      <w:pPr>
        <w:ind w:left="6480" w:hanging="180"/>
      </w:pPr>
      <w:rPr>
        <w:rFonts w:cs="Times New Roman"/>
      </w:r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3">
    <w:nsid w:val="1C0A642A"/>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4">
    <w:nsid w:val="29055FCB"/>
    <w:multiLevelType w:val="hybridMultilevel"/>
    <w:tmpl w:val="DD4C4FC0"/>
    <w:lvl w:ilvl="0" w:tplc="0402000F">
      <w:start w:val="1"/>
      <w:numFmt w:val="decimal"/>
      <w:lvlText w:val="%1."/>
      <w:lvlJc w:val="left"/>
      <w:pPr>
        <w:ind w:left="1635" w:hanging="360"/>
      </w:pPr>
      <w:rPr>
        <w:rFonts w:cs="Times New Roman"/>
      </w:rPr>
    </w:lvl>
    <w:lvl w:ilvl="1" w:tplc="04020019">
      <w:start w:val="1"/>
      <w:numFmt w:val="lowerLetter"/>
      <w:lvlText w:val="%2."/>
      <w:lvlJc w:val="left"/>
      <w:pPr>
        <w:ind w:left="2355" w:hanging="360"/>
      </w:pPr>
      <w:rPr>
        <w:rFonts w:cs="Times New Roman"/>
      </w:rPr>
    </w:lvl>
    <w:lvl w:ilvl="2" w:tplc="0402001B">
      <w:start w:val="1"/>
      <w:numFmt w:val="lowerRoman"/>
      <w:lvlText w:val="%3."/>
      <w:lvlJc w:val="right"/>
      <w:pPr>
        <w:ind w:left="3075" w:hanging="180"/>
      </w:pPr>
      <w:rPr>
        <w:rFonts w:cs="Times New Roman"/>
      </w:rPr>
    </w:lvl>
    <w:lvl w:ilvl="3" w:tplc="0402000F">
      <w:start w:val="1"/>
      <w:numFmt w:val="decimal"/>
      <w:lvlText w:val="%4."/>
      <w:lvlJc w:val="left"/>
      <w:pPr>
        <w:ind w:left="3795" w:hanging="360"/>
      </w:pPr>
      <w:rPr>
        <w:rFonts w:cs="Times New Roman"/>
      </w:rPr>
    </w:lvl>
    <w:lvl w:ilvl="4" w:tplc="04020019">
      <w:start w:val="1"/>
      <w:numFmt w:val="lowerLetter"/>
      <w:lvlText w:val="%5."/>
      <w:lvlJc w:val="left"/>
      <w:pPr>
        <w:ind w:left="4515" w:hanging="360"/>
      </w:pPr>
      <w:rPr>
        <w:rFonts w:cs="Times New Roman"/>
      </w:rPr>
    </w:lvl>
    <w:lvl w:ilvl="5" w:tplc="0402001B">
      <w:start w:val="1"/>
      <w:numFmt w:val="lowerRoman"/>
      <w:lvlText w:val="%6."/>
      <w:lvlJc w:val="right"/>
      <w:pPr>
        <w:ind w:left="5235" w:hanging="180"/>
      </w:pPr>
      <w:rPr>
        <w:rFonts w:cs="Times New Roman"/>
      </w:rPr>
    </w:lvl>
    <w:lvl w:ilvl="6" w:tplc="0402000F">
      <w:start w:val="1"/>
      <w:numFmt w:val="decimal"/>
      <w:lvlText w:val="%7."/>
      <w:lvlJc w:val="left"/>
      <w:pPr>
        <w:ind w:left="5955" w:hanging="360"/>
      </w:pPr>
      <w:rPr>
        <w:rFonts w:cs="Times New Roman"/>
      </w:rPr>
    </w:lvl>
    <w:lvl w:ilvl="7" w:tplc="04020019">
      <w:start w:val="1"/>
      <w:numFmt w:val="lowerLetter"/>
      <w:lvlText w:val="%8."/>
      <w:lvlJc w:val="left"/>
      <w:pPr>
        <w:ind w:left="6675" w:hanging="360"/>
      </w:pPr>
      <w:rPr>
        <w:rFonts w:cs="Times New Roman"/>
      </w:rPr>
    </w:lvl>
    <w:lvl w:ilvl="8" w:tplc="0402001B">
      <w:start w:val="1"/>
      <w:numFmt w:val="lowerRoman"/>
      <w:lvlText w:val="%9."/>
      <w:lvlJc w:val="right"/>
      <w:pPr>
        <w:ind w:left="7395" w:hanging="180"/>
      </w:pPr>
      <w:rPr>
        <w:rFonts w:cs="Times New Roman"/>
      </w:r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cs="Times New Roman" w:hint="default"/>
      </w:rPr>
    </w:lvl>
    <w:lvl w:ilvl="1">
      <w:start w:val="1"/>
      <w:numFmt w:val="decimal"/>
      <w:pStyle w:val="Heading2"/>
      <w:lvlText w:val="%1.%2."/>
      <w:lvlJc w:val="left"/>
      <w:pPr>
        <w:ind w:left="792" w:hanging="435"/>
      </w:pPr>
      <w:rPr>
        <w:rFonts w:cs="Times New Roman" w:hint="default"/>
      </w:rPr>
    </w:lvl>
    <w:lvl w:ilvl="2">
      <w:start w:val="1"/>
      <w:numFmt w:val="decimal"/>
      <w:pStyle w:val="Heading3"/>
      <w:lvlText w:val="%1.%2.%3."/>
      <w:lvlJc w:val="left"/>
      <w:pPr>
        <w:ind w:left="1224" w:hanging="657"/>
      </w:pPr>
      <w:rPr>
        <w:rFonts w:cs="Times New Roman" w:hint="default"/>
      </w:rPr>
    </w:lvl>
    <w:lvl w:ilvl="3">
      <w:start w:val="1"/>
      <w:numFmt w:val="decimal"/>
      <w:pStyle w:val="Heading4"/>
      <w:lvlText w:val="%1.%2.%3.%4."/>
      <w:lvlJc w:val="left"/>
      <w:pPr>
        <w:ind w:left="1728" w:hanging="1161"/>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hint="default"/>
      </w:rPr>
    </w:lvl>
    <w:lvl w:ilvl="8" w:tplc="04020005">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rPr>
        <w:rFonts w:cs="Times New Roman"/>
      </w:rPr>
    </w:lvl>
    <w:lvl w:ilvl="1" w:tplc="04190019">
      <w:start w:val="1"/>
      <w:numFmt w:val="lowerLetter"/>
      <w:lvlText w:val="%2."/>
      <w:lvlJc w:val="left"/>
      <w:pPr>
        <w:ind w:left="2291" w:hanging="360"/>
      </w:pPr>
      <w:rPr>
        <w:rFonts w:cs="Times New Roman"/>
      </w:rPr>
    </w:lvl>
    <w:lvl w:ilvl="2" w:tplc="0419001B">
      <w:start w:val="1"/>
      <w:numFmt w:val="lowerRoman"/>
      <w:lvlText w:val="%3."/>
      <w:lvlJc w:val="right"/>
      <w:pPr>
        <w:ind w:left="3011" w:hanging="180"/>
      </w:pPr>
      <w:rPr>
        <w:rFonts w:cs="Times New Roman"/>
      </w:rPr>
    </w:lvl>
    <w:lvl w:ilvl="3" w:tplc="0419000F">
      <w:start w:val="1"/>
      <w:numFmt w:val="decimal"/>
      <w:lvlText w:val="%4."/>
      <w:lvlJc w:val="left"/>
      <w:pPr>
        <w:ind w:left="3731" w:hanging="360"/>
      </w:pPr>
      <w:rPr>
        <w:rFonts w:cs="Times New Roman"/>
      </w:rPr>
    </w:lvl>
    <w:lvl w:ilvl="4" w:tplc="04190019">
      <w:start w:val="1"/>
      <w:numFmt w:val="lowerLetter"/>
      <w:lvlText w:val="%5."/>
      <w:lvlJc w:val="left"/>
      <w:pPr>
        <w:ind w:left="4451" w:hanging="360"/>
      </w:pPr>
      <w:rPr>
        <w:rFonts w:cs="Times New Roman"/>
      </w:rPr>
    </w:lvl>
    <w:lvl w:ilvl="5" w:tplc="0419001B">
      <w:start w:val="1"/>
      <w:numFmt w:val="lowerRoman"/>
      <w:lvlText w:val="%6."/>
      <w:lvlJc w:val="right"/>
      <w:pPr>
        <w:ind w:left="5171" w:hanging="180"/>
      </w:pPr>
      <w:rPr>
        <w:rFonts w:cs="Times New Roman"/>
      </w:rPr>
    </w:lvl>
    <w:lvl w:ilvl="6" w:tplc="0419000F">
      <w:start w:val="1"/>
      <w:numFmt w:val="decimal"/>
      <w:lvlText w:val="%7."/>
      <w:lvlJc w:val="left"/>
      <w:pPr>
        <w:ind w:left="5891" w:hanging="360"/>
      </w:pPr>
      <w:rPr>
        <w:rFonts w:cs="Times New Roman"/>
      </w:rPr>
    </w:lvl>
    <w:lvl w:ilvl="7" w:tplc="04190019">
      <w:start w:val="1"/>
      <w:numFmt w:val="lowerLetter"/>
      <w:lvlText w:val="%8."/>
      <w:lvlJc w:val="left"/>
      <w:pPr>
        <w:ind w:left="6611" w:hanging="360"/>
      </w:pPr>
      <w:rPr>
        <w:rFonts w:cs="Times New Roman"/>
      </w:rPr>
    </w:lvl>
    <w:lvl w:ilvl="8" w:tplc="0419001B">
      <w:start w:val="1"/>
      <w:numFmt w:val="lowerRoman"/>
      <w:lvlText w:val="%9."/>
      <w:lvlJc w:val="right"/>
      <w:pPr>
        <w:ind w:left="7331" w:hanging="180"/>
      </w:pPr>
      <w:rPr>
        <w:rFonts w:cs="Times New Roman"/>
      </w:r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hint="default"/>
      </w:rPr>
    </w:lvl>
    <w:lvl w:ilvl="8" w:tplc="04090005">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rPr>
        <w:rFonts w:cs="Times New Roman"/>
      </w:rPr>
    </w:lvl>
    <w:lvl w:ilvl="1" w:tplc="04090019">
      <w:start w:val="1"/>
      <w:numFmt w:val="lowerLetter"/>
      <w:lvlText w:val="%2."/>
      <w:lvlJc w:val="left"/>
      <w:pPr>
        <w:tabs>
          <w:tab w:val="num" w:pos="2291"/>
        </w:tabs>
        <w:ind w:left="2291" w:hanging="360"/>
      </w:pPr>
      <w:rPr>
        <w:rFonts w:cs="Times New Roman"/>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rPr>
        <w:rFonts w:cs="Times New Roman"/>
      </w:r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cs="Times New Roman" w:hint="default"/>
        <w:b/>
        <w:bCs/>
      </w:rPr>
    </w:lvl>
    <w:lvl w:ilvl="1" w:tplc="04090001">
      <w:start w:val="1"/>
      <w:numFmt w:val="bullet"/>
      <w:lvlText w:val=""/>
      <w:lvlJc w:val="left"/>
      <w:pPr>
        <w:tabs>
          <w:tab w:val="num" w:pos="2291"/>
        </w:tabs>
        <w:ind w:left="2291" w:hanging="360"/>
      </w:pPr>
      <w:rPr>
        <w:rFonts w:ascii="Symbol" w:hAnsi="Symbol" w:hint="default"/>
      </w:rPr>
    </w:lvl>
    <w:lvl w:ilvl="2" w:tplc="0409001B">
      <w:start w:val="1"/>
      <w:numFmt w:val="lowerRoman"/>
      <w:lvlText w:val="%3."/>
      <w:lvlJc w:val="right"/>
      <w:pPr>
        <w:tabs>
          <w:tab w:val="num" w:pos="3011"/>
        </w:tabs>
        <w:ind w:left="3011" w:hanging="180"/>
      </w:pPr>
      <w:rPr>
        <w:rFonts w:cs="Times New Roman"/>
      </w:rPr>
    </w:lvl>
    <w:lvl w:ilvl="3" w:tplc="0409000F">
      <w:start w:val="1"/>
      <w:numFmt w:val="decimal"/>
      <w:lvlText w:val="%4."/>
      <w:lvlJc w:val="left"/>
      <w:pPr>
        <w:tabs>
          <w:tab w:val="num" w:pos="3731"/>
        </w:tabs>
        <w:ind w:left="3731" w:hanging="360"/>
      </w:pPr>
      <w:rPr>
        <w:rFonts w:cs="Times New Roman"/>
      </w:rPr>
    </w:lvl>
    <w:lvl w:ilvl="4" w:tplc="04090019">
      <w:start w:val="1"/>
      <w:numFmt w:val="lowerLetter"/>
      <w:lvlText w:val="%5."/>
      <w:lvlJc w:val="left"/>
      <w:pPr>
        <w:tabs>
          <w:tab w:val="num" w:pos="4451"/>
        </w:tabs>
        <w:ind w:left="4451" w:hanging="360"/>
      </w:pPr>
      <w:rPr>
        <w:rFonts w:cs="Times New Roman"/>
      </w:rPr>
    </w:lvl>
    <w:lvl w:ilvl="5" w:tplc="0409001B">
      <w:start w:val="1"/>
      <w:numFmt w:val="lowerRoman"/>
      <w:lvlText w:val="%6."/>
      <w:lvlJc w:val="right"/>
      <w:pPr>
        <w:tabs>
          <w:tab w:val="num" w:pos="5171"/>
        </w:tabs>
        <w:ind w:left="5171" w:hanging="180"/>
      </w:pPr>
      <w:rPr>
        <w:rFonts w:cs="Times New Roman"/>
      </w:rPr>
    </w:lvl>
    <w:lvl w:ilvl="6" w:tplc="0409000F">
      <w:start w:val="1"/>
      <w:numFmt w:val="decimal"/>
      <w:lvlText w:val="%7."/>
      <w:lvlJc w:val="left"/>
      <w:pPr>
        <w:tabs>
          <w:tab w:val="num" w:pos="5891"/>
        </w:tabs>
        <w:ind w:left="5891" w:hanging="360"/>
      </w:pPr>
      <w:rPr>
        <w:rFonts w:cs="Times New Roman"/>
      </w:rPr>
    </w:lvl>
    <w:lvl w:ilvl="7" w:tplc="04090019">
      <w:start w:val="1"/>
      <w:numFmt w:val="lowerLetter"/>
      <w:lvlText w:val="%8."/>
      <w:lvlJc w:val="left"/>
      <w:pPr>
        <w:tabs>
          <w:tab w:val="num" w:pos="6611"/>
        </w:tabs>
        <w:ind w:left="6611" w:hanging="360"/>
      </w:pPr>
      <w:rPr>
        <w:rFonts w:cs="Times New Roman"/>
      </w:rPr>
    </w:lvl>
    <w:lvl w:ilvl="8" w:tplc="0409001B">
      <w:start w:val="1"/>
      <w:numFmt w:val="lowerRoman"/>
      <w:lvlText w:val="%9."/>
      <w:lvlJc w:val="right"/>
      <w:pPr>
        <w:tabs>
          <w:tab w:val="num" w:pos="7331"/>
        </w:tabs>
        <w:ind w:left="7331" w:hanging="180"/>
      </w:pPr>
      <w:rPr>
        <w:rFonts w:cs="Times New Roman"/>
      </w:rPr>
    </w:lvl>
  </w:abstractNum>
  <w:abstractNum w:abstractNumId="13">
    <w:nsid w:val="640A3095"/>
    <w:multiLevelType w:val="hybridMultilevel"/>
    <w:tmpl w:val="DC2AF5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hint="default"/>
      </w:rPr>
    </w:lvl>
    <w:lvl w:ilvl="3" w:tplc="04090001">
      <w:start w:val="1"/>
      <w:numFmt w:val="bullet"/>
      <w:lvlText w:val=""/>
      <w:lvlJc w:val="left"/>
      <w:pPr>
        <w:tabs>
          <w:tab w:val="num" w:pos="3731"/>
        </w:tabs>
        <w:ind w:left="3731" w:hanging="360"/>
      </w:pPr>
      <w:rPr>
        <w:rFonts w:ascii="Symbol" w:hAnsi="Symbol" w:hint="default"/>
      </w:rPr>
    </w:lvl>
    <w:lvl w:ilvl="4" w:tplc="04090003">
      <w:start w:val="1"/>
      <w:numFmt w:val="bullet"/>
      <w:lvlText w:val="o"/>
      <w:lvlJc w:val="left"/>
      <w:pPr>
        <w:tabs>
          <w:tab w:val="num" w:pos="4451"/>
        </w:tabs>
        <w:ind w:left="4451" w:hanging="360"/>
      </w:pPr>
      <w:rPr>
        <w:rFonts w:ascii="Courier New" w:hAnsi="Courier New" w:hint="default"/>
      </w:rPr>
    </w:lvl>
    <w:lvl w:ilvl="5" w:tplc="04090005">
      <w:start w:val="1"/>
      <w:numFmt w:val="bullet"/>
      <w:lvlText w:val=""/>
      <w:lvlJc w:val="left"/>
      <w:pPr>
        <w:tabs>
          <w:tab w:val="num" w:pos="5171"/>
        </w:tabs>
        <w:ind w:left="5171" w:hanging="360"/>
      </w:pPr>
      <w:rPr>
        <w:rFonts w:ascii="Wingdings" w:hAnsi="Wingdings" w:hint="default"/>
      </w:rPr>
    </w:lvl>
    <w:lvl w:ilvl="6" w:tplc="04090001">
      <w:start w:val="1"/>
      <w:numFmt w:val="bullet"/>
      <w:lvlText w:val=""/>
      <w:lvlJc w:val="left"/>
      <w:pPr>
        <w:tabs>
          <w:tab w:val="num" w:pos="5891"/>
        </w:tabs>
        <w:ind w:left="5891" w:hanging="360"/>
      </w:pPr>
      <w:rPr>
        <w:rFonts w:ascii="Symbol" w:hAnsi="Symbol" w:hint="default"/>
      </w:rPr>
    </w:lvl>
    <w:lvl w:ilvl="7" w:tplc="04090003">
      <w:start w:val="1"/>
      <w:numFmt w:val="bullet"/>
      <w:lvlText w:val="o"/>
      <w:lvlJc w:val="left"/>
      <w:pPr>
        <w:tabs>
          <w:tab w:val="num" w:pos="6611"/>
        </w:tabs>
        <w:ind w:left="6611" w:hanging="360"/>
      </w:pPr>
      <w:rPr>
        <w:rFonts w:ascii="Courier New" w:hAnsi="Courier New" w:hint="default"/>
      </w:rPr>
    </w:lvl>
    <w:lvl w:ilvl="8" w:tplc="04090005">
      <w:start w:val="1"/>
      <w:numFmt w:val="bullet"/>
      <w:lvlText w:val=""/>
      <w:lvlJc w:val="left"/>
      <w:pPr>
        <w:tabs>
          <w:tab w:val="num" w:pos="7331"/>
        </w:tabs>
        <w:ind w:left="7331" w:hanging="360"/>
      </w:pPr>
      <w:rPr>
        <w:rFonts w:ascii="Wingdings" w:hAnsi="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cs="Times New Roman" w:hint="default"/>
        <w:b/>
        <w:bCs/>
      </w:rPr>
    </w:lvl>
    <w:lvl w:ilvl="1" w:tplc="04020019">
      <w:start w:val="1"/>
      <w:numFmt w:val="lowerLetter"/>
      <w:lvlText w:val="%2."/>
      <w:lvlJc w:val="left"/>
      <w:pPr>
        <w:ind w:left="2291" w:hanging="360"/>
      </w:pPr>
      <w:rPr>
        <w:rFonts w:cs="Times New Roman"/>
      </w:rPr>
    </w:lvl>
    <w:lvl w:ilvl="2" w:tplc="0402001B">
      <w:start w:val="1"/>
      <w:numFmt w:val="lowerRoman"/>
      <w:lvlText w:val="%3."/>
      <w:lvlJc w:val="right"/>
      <w:pPr>
        <w:ind w:left="3011" w:hanging="180"/>
      </w:pPr>
      <w:rPr>
        <w:rFonts w:cs="Times New Roman"/>
      </w:rPr>
    </w:lvl>
    <w:lvl w:ilvl="3" w:tplc="0402000F">
      <w:start w:val="1"/>
      <w:numFmt w:val="decimal"/>
      <w:lvlText w:val="%4."/>
      <w:lvlJc w:val="left"/>
      <w:pPr>
        <w:ind w:left="3731" w:hanging="360"/>
      </w:pPr>
      <w:rPr>
        <w:rFonts w:cs="Times New Roman"/>
      </w:rPr>
    </w:lvl>
    <w:lvl w:ilvl="4" w:tplc="04020019">
      <w:start w:val="1"/>
      <w:numFmt w:val="lowerLetter"/>
      <w:lvlText w:val="%5."/>
      <w:lvlJc w:val="left"/>
      <w:pPr>
        <w:ind w:left="4451" w:hanging="360"/>
      </w:pPr>
      <w:rPr>
        <w:rFonts w:cs="Times New Roman"/>
      </w:rPr>
    </w:lvl>
    <w:lvl w:ilvl="5" w:tplc="0402001B">
      <w:start w:val="1"/>
      <w:numFmt w:val="lowerRoman"/>
      <w:lvlText w:val="%6."/>
      <w:lvlJc w:val="right"/>
      <w:pPr>
        <w:ind w:left="5171" w:hanging="180"/>
      </w:pPr>
      <w:rPr>
        <w:rFonts w:cs="Times New Roman"/>
      </w:rPr>
    </w:lvl>
    <w:lvl w:ilvl="6" w:tplc="0402000F">
      <w:start w:val="1"/>
      <w:numFmt w:val="decimal"/>
      <w:lvlText w:val="%7."/>
      <w:lvlJc w:val="left"/>
      <w:pPr>
        <w:ind w:left="5891" w:hanging="360"/>
      </w:pPr>
      <w:rPr>
        <w:rFonts w:cs="Times New Roman"/>
      </w:rPr>
    </w:lvl>
    <w:lvl w:ilvl="7" w:tplc="04020019">
      <w:start w:val="1"/>
      <w:numFmt w:val="lowerLetter"/>
      <w:lvlText w:val="%8."/>
      <w:lvlJc w:val="left"/>
      <w:pPr>
        <w:ind w:left="6611" w:hanging="360"/>
      </w:pPr>
      <w:rPr>
        <w:rFonts w:cs="Times New Roman"/>
      </w:rPr>
    </w:lvl>
    <w:lvl w:ilvl="8" w:tplc="0402001B">
      <w:start w:val="1"/>
      <w:numFmt w:val="lowerRoman"/>
      <w:lvlText w:val="%9."/>
      <w:lvlJc w:val="right"/>
      <w:pPr>
        <w:ind w:left="7331" w:hanging="180"/>
      </w:pPr>
      <w:rPr>
        <w:rFonts w:cs="Times New Roman"/>
      </w:r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num w:numId="1">
    <w:abstractNumId w:val="6"/>
    <w:lvlOverride w:ilvl="0">
      <w:lvl w:ilvl="0">
        <w:start w:val="1"/>
        <w:numFmt w:val="decimal"/>
        <w:pStyle w:val="Heading1"/>
        <w:lvlText w:val="%1."/>
        <w:lvlJc w:val="left"/>
        <w:pPr>
          <w:ind w:left="3763" w:hanging="360"/>
        </w:pPr>
        <w:rPr>
          <w:rFonts w:cs="Times New Roman" w:hint="default"/>
        </w:rPr>
      </w:lvl>
    </w:lvlOverride>
    <w:lvlOverride w:ilvl="1">
      <w:lvl w:ilvl="1">
        <w:start w:val="1"/>
        <w:numFmt w:val="decimal"/>
        <w:pStyle w:val="Heading2"/>
        <w:lvlText w:val="%1.%2."/>
        <w:lvlJc w:val="left"/>
        <w:pPr>
          <w:ind w:left="792" w:hanging="435"/>
        </w:pPr>
        <w:rPr>
          <w:rFonts w:cs="Times New Roman" w:hint="default"/>
        </w:rPr>
      </w:lvl>
    </w:lvlOverride>
    <w:lvlOverride w:ilvl="2">
      <w:lvl w:ilvl="2">
        <w:start w:val="1"/>
        <w:numFmt w:val="decimal"/>
        <w:pStyle w:val="Heading3"/>
        <w:lvlText w:val="%1.%2.%3."/>
        <w:lvlJc w:val="left"/>
        <w:pPr>
          <w:ind w:left="1224" w:hanging="657"/>
        </w:pPr>
        <w:rPr>
          <w:rFonts w:cs="Times New Roman" w:hint="default"/>
        </w:rPr>
      </w:lvl>
    </w:lvlOverride>
    <w:lvlOverride w:ilvl="3">
      <w:lvl w:ilvl="3">
        <w:start w:val="1"/>
        <w:numFmt w:val="decimal"/>
        <w:pStyle w:val="Heading4"/>
        <w:lvlText w:val="%1.%2.%3.%4."/>
        <w:lvlJc w:val="left"/>
        <w:pPr>
          <w:ind w:left="1728" w:hanging="1161"/>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cs="Times New Roman" w:hint="default"/>
        </w:rPr>
      </w:lvl>
    </w:lvlOverride>
    <w:lvlOverride w:ilvl="1">
      <w:startOverride w:val="1"/>
      <w:lvl w:ilvl="1">
        <w:start w:val="1"/>
        <w:numFmt w:val="decimal"/>
        <w:pStyle w:val="Heading2"/>
        <w:lvlText w:val="%1.%2."/>
        <w:lvlJc w:val="left"/>
        <w:pPr>
          <w:ind w:left="792" w:hanging="435"/>
        </w:pPr>
        <w:rPr>
          <w:rFonts w:cs="Times New Roman" w:hint="default"/>
        </w:rPr>
      </w:lvl>
    </w:lvlOverride>
    <w:lvlOverride w:ilvl="2">
      <w:startOverride w:val="1"/>
      <w:lvl w:ilvl="2">
        <w:start w:val="1"/>
        <w:numFmt w:val="decimal"/>
        <w:pStyle w:val="Heading3"/>
        <w:lvlText w:val="%1.%2.%3."/>
        <w:lvlJc w:val="left"/>
        <w:pPr>
          <w:ind w:left="1224" w:hanging="657"/>
        </w:pPr>
        <w:rPr>
          <w:rFonts w:cs="Times New Roman" w:hint="default"/>
        </w:rPr>
      </w:lvl>
    </w:lvlOverride>
    <w:lvlOverride w:ilvl="3">
      <w:startOverride w:val="1"/>
      <w:lvl w:ilvl="3">
        <w:start w:val="1"/>
        <w:numFmt w:val="decimal"/>
        <w:pStyle w:val="Heading4"/>
        <w:lvlText w:val="%1.%2.%3.%4."/>
        <w:lvlJc w:val="left"/>
        <w:pPr>
          <w:ind w:left="1728" w:hanging="1161"/>
        </w:pPr>
        <w:rPr>
          <w:rFonts w:cs="Times New Roman" w:hint="default"/>
        </w:rPr>
      </w:lvl>
    </w:lvlOverride>
    <w:lvlOverride w:ilvl="4">
      <w:startOverride w:val="1"/>
      <w:lvl w:ilvl="4">
        <w:start w:val="1"/>
        <w:numFmt w:val="decimal"/>
        <w:lvlText w:val="%1.%2.%3.%4.%5."/>
        <w:lvlJc w:val="left"/>
        <w:pPr>
          <w:ind w:left="2232" w:hanging="792"/>
        </w:pPr>
        <w:rPr>
          <w:rFonts w:cs="Times New Roman" w:hint="default"/>
        </w:rPr>
      </w:lvl>
    </w:lvlOverride>
    <w:lvlOverride w:ilvl="5">
      <w:startOverride w:val="1"/>
      <w:lvl w:ilvl="5">
        <w:start w:val="1"/>
        <w:numFmt w:val="decimal"/>
        <w:lvlText w:val="%1.%2.%3.%4.%5.%6."/>
        <w:lvlJc w:val="left"/>
        <w:pPr>
          <w:ind w:left="2736" w:hanging="936"/>
        </w:pPr>
        <w:rPr>
          <w:rFonts w:cs="Times New Roman" w:hint="default"/>
        </w:rPr>
      </w:lvl>
    </w:lvlOverride>
    <w:lvlOverride w:ilvl="6">
      <w:startOverride w:val="1"/>
      <w:lvl w:ilvl="6">
        <w:start w:val="1"/>
        <w:numFmt w:val="decimal"/>
        <w:lvlText w:val="%1.%2.%3.%4.%5.%6.%7."/>
        <w:lvlJc w:val="left"/>
        <w:pPr>
          <w:ind w:left="3240" w:hanging="1080"/>
        </w:pPr>
        <w:rPr>
          <w:rFonts w:cs="Times New Roman" w:hint="default"/>
        </w:rPr>
      </w:lvl>
    </w:lvlOverride>
    <w:lvlOverride w:ilvl="7">
      <w:startOverride w:val="1"/>
      <w:lvl w:ilvl="7">
        <w:start w:val="1"/>
        <w:numFmt w:val="decimal"/>
        <w:lvlText w:val="%1.%2.%3.%4.%5.%6.%7.%8."/>
        <w:lvlJc w:val="left"/>
        <w:pPr>
          <w:ind w:left="3744" w:hanging="1224"/>
        </w:pPr>
        <w:rPr>
          <w:rFonts w:cs="Times New Roman" w:hint="default"/>
        </w:rPr>
      </w:lvl>
    </w:lvlOverride>
    <w:lvlOverride w:ilvl="8">
      <w:startOverride w:val="1"/>
      <w:lvl w:ilvl="8">
        <w:start w:val="1"/>
        <w:numFmt w:val="decimal"/>
        <w:lvlText w:val="%1.%2.%3.%4.%5.%6.%7.%8.%9."/>
        <w:lvlJc w:val="left"/>
        <w:pPr>
          <w:ind w:left="4320" w:hanging="1440"/>
        </w:pPr>
        <w:rPr>
          <w:rFonts w:cs="Times New Roman"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stylePaneFormatFilter w:val="3F01"/>
  <w:trackRevision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B60387"/>
    <w:rsid w:val="00011589"/>
    <w:rsid w:val="000135DD"/>
    <w:rsid w:val="00020E0A"/>
    <w:rsid w:val="00021600"/>
    <w:rsid w:val="0002357E"/>
    <w:rsid w:val="000271F4"/>
    <w:rsid w:val="00032129"/>
    <w:rsid w:val="0005761E"/>
    <w:rsid w:val="00076C1A"/>
    <w:rsid w:val="00080B3D"/>
    <w:rsid w:val="0008100D"/>
    <w:rsid w:val="00084CE3"/>
    <w:rsid w:val="000913C9"/>
    <w:rsid w:val="000914FA"/>
    <w:rsid w:val="000978B0"/>
    <w:rsid w:val="000A2631"/>
    <w:rsid w:val="000C1349"/>
    <w:rsid w:val="000C773B"/>
    <w:rsid w:val="000D6C81"/>
    <w:rsid w:val="000D7693"/>
    <w:rsid w:val="000E4E99"/>
    <w:rsid w:val="000E5B24"/>
    <w:rsid w:val="000E71D7"/>
    <w:rsid w:val="000F1812"/>
    <w:rsid w:val="000F25F7"/>
    <w:rsid w:val="000F5A06"/>
    <w:rsid w:val="001019D8"/>
    <w:rsid w:val="0010260D"/>
    <w:rsid w:val="001028F6"/>
    <w:rsid w:val="0010758E"/>
    <w:rsid w:val="00137FBC"/>
    <w:rsid w:val="00151871"/>
    <w:rsid w:val="00154305"/>
    <w:rsid w:val="0015625A"/>
    <w:rsid w:val="001619E7"/>
    <w:rsid w:val="001729C1"/>
    <w:rsid w:val="001956B7"/>
    <w:rsid w:val="001B10A0"/>
    <w:rsid w:val="001B3218"/>
    <w:rsid w:val="001B547C"/>
    <w:rsid w:val="001C6443"/>
    <w:rsid w:val="001D0435"/>
    <w:rsid w:val="001D495D"/>
    <w:rsid w:val="001E47C5"/>
    <w:rsid w:val="001E5000"/>
    <w:rsid w:val="00204074"/>
    <w:rsid w:val="002067D4"/>
    <w:rsid w:val="00210224"/>
    <w:rsid w:val="00215E89"/>
    <w:rsid w:val="002266A1"/>
    <w:rsid w:val="00240794"/>
    <w:rsid w:val="00247753"/>
    <w:rsid w:val="00247DC8"/>
    <w:rsid w:val="00267572"/>
    <w:rsid w:val="00276C6C"/>
    <w:rsid w:val="00281AE0"/>
    <w:rsid w:val="00290E14"/>
    <w:rsid w:val="00296B03"/>
    <w:rsid w:val="002A5AE1"/>
    <w:rsid w:val="002D28CE"/>
    <w:rsid w:val="002D79F3"/>
    <w:rsid w:val="002E4CD1"/>
    <w:rsid w:val="002F3E47"/>
    <w:rsid w:val="003020A7"/>
    <w:rsid w:val="003131DE"/>
    <w:rsid w:val="003262C0"/>
    <w:rsid w:val="0033386B"/>
    <w:rsid w:val="00341309"/>
    <w:rsid w:val="003421AA"/>
    <w:rsid w:val="00344696"/>
    <w:rsid w:val="00347236"/>
    <w:rsid w:val="00353490"/>
    <w:rsid w:val="00357A41"/>
    <w:rsid w:val="0037522A"/>
    <w:rsid w:val="00385644"/>
    <w:rsid w:val="00391E81"/>
    <w:rsid w:val="003B7E79"/>
    <w:rsid w:val="003C1E18"/>
    <w:rsid w:val="003C2B98"/>
    <w:rsid w:val="003C65DC"/>
    <w:rsid w:val="003D3BDA"/>
    <w:rsid w:val="003E16D0"/>
    <w:rsid w:val="003E2224"/>
    <w:rsid w:val="003F30F0"/>
    <w:rsid w:val="003F61C8"/>
    <w:rsid w:val="003F6700"/>
    <w:rsid w:val="004047FD"/>
    <w:rsid w:val="004061A6"/>
    <w:rsid w:val="00425FEE"/>
    <w:rsid w:val="00466411"/>
    <w:rsid w:val="0048461A"/>
    <w:rsid w:val="00495942"/>
    <w:rsid w:val="004A2B1A"/>
    <w:rsid w:val="004D19BB"/>
    <w:rsid w:val="004D32D4"/>
    <w:rsid w:val="004E5D3D"/>
    <w:rsid w:val="004F41FB"/>
    <w:rsid w:val="00516D74"/>
    <w:rsid w:val="005208EC"/>
    <w:rsid w:val="00521D56"/>
    <w:rsid w:val="005375EC"/>
    <w:rsid w:val="0054381D"/>
    <w:rsid w:val="00546DFA"/>
    <w:rsid w:val="0055287A"/>
    <w:rsid w:val="00553E6A"/>
    <w:rsid w:val="00563643"/>
    <w:rsid w:val="00580BA4"/>
    <w:rsid w:val="00586428"/>
    <w:rsid w:val="005914F2"/>
    <w:rsid w:val="005B4677"/>
    <w:rsid w:val="005C00A5"/>
    <w:rsid w:val="005D1FEC"/>
    <w:rsid w:val="005E0F01"/>
    <w:rsid w:val="005E1A1C"/>
    <w:rsid w:val="005E7D5D"/>
    <w:rsid w:val="005F48E9"/>
    <w:rsid w:val="005F7815"/>
    <w:rsid w:val="00602EEB"/>
    <w:rsid w:val="006139A2"/>
    <w:rsid w:val="00617006"/>
    <w:rsid w:val="00620D6F"/>
    <w:rsid w:val="00622A3E"/>
    <w:rsid w:val="00623D41"/>
    <w:rsid w:val="00625E21"/>
    <w:rsid w:val="00646FB4"/>
    <w:rsid w:val="00660BA9"/>
    <w:rsid w:val="006660ED"/>
    <w:rsid w:val="006716C5"/>
    <w:rsid w:val="00682D2E"/>
    <w:rsid w:val="00684704"/>
    <w:rsid w:val="00686999"/>
    <w:rsid w:val="006A1F42"/>
    <w:rsid w:val="006B095B"/>
    <w:rsid w:val="006B12DC"/>
    <w:rsid w:val="006D5F36"/>
    <w:rsid w:val="006E434A"/>
    <w:rsid w:val="006F5809"/>
    <w:rsid w:val="007023EC"/>
    <w:rsid w:val="00706019"/>
    <w:rsid w:val="00710468"/>
    <w:rsid w:val="0071105C"/>
    <w:rsid w:val="007242A5"/>
    <w:rsid w:val="00736907"/>
    <w:rsid w:val="007379EE"/>
    <w:rsid w:val="0074216B"/>
    <w:rsid w:val="0074284F"/>
    <w:rsid w:val="00765E84"/>
    <w:rsid w:val="007757A4"/>
    <w:rsid w:val="007975F0"/>
    <w:rsid w:val="007B23A1"/>
    <w:rsid w:val="007B2DF7"/>
    <w:rsid w:val="007B5E66"/>
    <w:rsid w:val="007D0EC8"/>
    <w:rsid w:val="007D26BD"/>
    <w:rsid w:val="007D7215"/>
    <w:rsid w:val="008008B9"/>
    <w:rsid w:val="0081356E"/>
    <w:rsid w:val="0081362C"/>
    <w:rsid w:val="00840C83"/>
    <w:rsid w:val="00841FAF"/>
    <w:rsid w:val="0085186C"/>
    <w:rsid w:val="00857652"/>
    <w:rsid w:val="008855EC"/>
    <w:rsid w:val="008A000E"/>
    <w:rsid w:val="008B0BFD"/>
    <w:rsid w:val="008B0DF5"/>
    <w:rsid w:val="008B2709"/>
    <w:rsid w:val="008B71E2"/>
    <w:rsid w:val="008C15B5"/>
    <w:rsid w:val="008C6E4C"/>
    <w:rsid w:val="008D0E19"/>
    <w:rsid w:val="008D4FBB"/>
    <w:rsid w:val="008E02ED"/>
    <w:rsid w:val="008F0973"/>
    <w:rsid w:val="00900736"/>
    <w:rsid w:val="009075E3"/>
    <w:rsid w:val="00914C73"/>
    <w:rsid w:val="00941FC2"/>
    <w:rsid w:val="00952C51"/>
    <w:rsid w:val="0097614E"/>
    <w:rsid w:val="00977CD1"/>
    <w:rsid w:val="009909AB"/>
    <w:rsid w:val="009A50B2"/>
    <w:rsid w:val="009A5A58"/>
    <w:rsid w:val="009A7B19"/>
    <w:rsid w:val="009B2F04"/>
    <w:rsid w:val="009B5734"/>
    <w:rsid w:val="009B7A4B"/>
    <w:rsid w:val="009C336D"/>
    <w:rsid w:val="009C789D"/>
    <w:rsid w:val="009D3193"/>
    <w:rsid w:val="009D7094"/>
    <w:rsid w:val="009F4271"/>
    <w:rsid w:val="00A100A1"/>
    <w:rsid w:val="00A20B4A"/>
    <w:rsid w:val="00A31DC1"/>
    <w:rsid w:val="00A32123"/>
    <w:rsid w:val="00A42E00"/>
    <w:rsid w:val="00A56D66"/>
    <w:rsid w:val="00A63EDE"/>
    <w:rsid w:val="00A833A2"/>
    <w:rsid w:val="00A925D3"/>
    <w:rsid w:val="00A93535"/>
    <w:rsid w:val="00AA6498"/>
    <w:rsid w:val="00AA6F22"/>
    <w:rsid w:val="00AB0D97"/>
    <w:rsid w:val="00AC2316"/>
    <w:rsid w:val="00AD56A9"/>
    <w:rsid w:val="00AE175F"/>
    <w:rsid w:val="00AF1DBD"/>
    <w:rsid w:val="00AF6D62"/>
    <w:rsid w:val="00B10951"/>
    <w:rsid w:val="00B11794"/>
    <w:rsid w:val="00B119E6"/>
    <w:rsid w:val="00B23B4A"/>
    <w:rsid w:val="00B34296"/>
    <w:rsid w:val="00B60387"/>
    <w:rsid w:val="00B6518B"/>
    <w:rsid w:val="00B836BD"/>
    <w:rsid w:val="00BA5E05"/>
    <w:rsid w:val="00BB0590"/>
    <w:rsid w:val="00BC5739"/>
    <w:rsid w:val="00BD2B42"/>
    <w:rsid w:val="00BD3B86"/>
    <w:rsid w:val="00BE1627"/>
    <w:rsid w:val="00BE5585"/>
    <w:rsid w:val="00BF1F45"/>
    <w:rsid w:val="00C0432D"/>
    <w:rsid w:val="00C052B1"/>
    <w:rsid w:val="00C12158"/>
    <w:rsid w:val="00C2362E"/>
    <w:rsid w:val="00C240B6"/>
    <w:rsid w:val="00C24344"/>
    <w:rsid w:val="00C25728"/>
    <w:rsid w:val="00C31F7B"/>
    <w:rsid w:val="00C32E4B"/>
    <w:rsid w:val="00C37DE4"/>
    <w:rsid w:val="00C55695"/>
    <w:rsid w:val="00C56D1E"/>
    <w:rsid w:val="00C65E1D"/>
    <w:rsid w:val="00C74261"/>
    <w:rsid w:val="00C74527"/>
    <w:rsid w:val="00C839E9"/>
    <w:rsid w:val="00C85FE9"/>
    <w:rsid w:val="00C954C2"/>
    <w:rsid w:val="00CD0C9C"/>
    <w:rsid w:val="00CD4AA4"/>
    <w:rsid w:val="00CE0F2F"/>
    <w:rsid w:val="00D06416"/>
    <w:rsid w:val="00D33513"/>
    <w:rsid w:val="00D35A1A"/>
    <w:rsid w:val="00D40149"/>
    <w:rsid w:val="00D530CF"/>
    <w:rsid w:val="00D62351"/>
    <w:rsid w:val="00D62641"/>
    <w:rsid w:val="00D65ACD"/>
    <w:rsid w:val="00D66C0A"/>
    <w:rsid w:val="00D72531"/>
    <w:rsid w:val="00D72D21"/>
    <w:rsid w:val="00D73023"/>
    <w:rsid w:val="00D738B3"/>
    <w:rsid w:val="00D73946"/>
    <w:rsid w:val="00D74DE6"/>
    <w:rsid w:val="00D75205"/>
    <w:rsid w:val="00D876EC"/>
    <w:rsid w:val="00D92343"/>
    <w:rsid w:val="00DC22C3"/>
    <w:rsid w:val="00DC6F2E"/>
    <w:rsid w:val="00DD6082"/>
    <w:rsid w:val="00DE51A9"/>
    <w:rsid w:val="00DF4043"/>
    <w:rsid w:val="00E04798"/>
    <w:rsid w:val="00E1412B"/>
    <w:rsid w:val="00E443FC"/>
    <w:rsid w:val="00E46F62"/>
    <w:rsid w:val="00E500FC"/>
    <w:rsid w:val="00E60F8D"/>
    <w:rsid w:val="00E806C5"/>
    <w:rsid w:val="00E91C4C"/>
    <w:rsid w:val="00EA2400"/>
    <w:rsid w:val="00EB0FE5"/>
    <w:rsid w:val="00EB16D7"/>
    <w:rsid w:val="00EB19EC"/>
    <w:rsid w:val="00ED2E5B"/>
    <w:rsid w:val="00EE12AC"/>
    <w:rsid w:val="00EE50E7"/>
    <w:rsid w:val="00EF0D1B"/>
    <w:rsid w:val="00F00DE4"/>
    <w:rsid w:val="00F06CEA"/>
    <w:rsid w:val="00F1518B"/>
    <w:rsid w:val="00F445AA"/>
    <w:rsid w:val="00F87529"/>
    <w:rsid w:val="00FC0C7B"/>
    <w:rsid w:val="00FC15D0"/>
    <w:rsid w:val="00FC1B2B"/>
    <w:rsid w:val="00FC20F5"/>
    <w:rsid w:val="00FD1CE7"/>
    <w:rsid w:val="00FE2256"/>
    <w:rsid w:val="00FE2867"/>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D56A9"/>
    <w:pPr>
      <w:spacing w:after="200" w:line="276" w:lineRule="auto"/>
    </w:pPr>
    <w:rPr>
      <w:rFonts w:eastAsia="Times New Roman" w:cs="Calibri"/>
      <w:sz w:val="22"/>
      <w:szCs w:val="22"/>
      <w:lang w:val="ru-RU" w:eastAsia="en-US"/>
    </w:rPr>
  </w:style>
  <w:style w:type="paragraph" w:styleId="Heading1">
    <w:name w:val="heading 1"/>
    <w:basedOn w:val="Normal"/>
    <w:next w:val="Normal"/>
    <w:link w:val="Heading1Char"/>
    <w:qFormat/>
    <w:rsid w:val="006B12DC"/>
    <w:pPr>
      <w:keepNext/>
      <w:pageBreakBefore/>
      <w:numPr>
        <w:numId w:val="1"/>
      </w:numPr>
      <w:spacing w:before="240" w:after="60" w:line="360" w:lineRule="auto"/>
      <w:jc w:val="center"/>
      <w:outlineLvl w:val="0"/>
    </w:pPr>
    <w:rPr>
      <w:rFonts w:ascii="Times New Roman" w:eastAsia="Calibri" w:hAnsi="Times New Roman" w:cs="Times New Roman"/>
      <w:b/>
      <w:bCs/>
      <w:kern w:val="32"/>
      <w:sz w:val="32"/>
      <w:szCs w:val="32"/>
      <w:lang w:val="bg-BG"/>
    </w:rPr>
  </w:style>
  <w:style w:type="paragraph" w:styleId="Heading2">
    <w:name w:val="heading 2"/>
    <w:basedOn w:val="Normal"/>
    <w:next w:val="Normal"/>
    <w:link w:val="Heading2Char"/>
    <w:qFormat/>
    <w:rsid w:val="006B12DC"/>
    <w:pPr>
      <w:keepNext/>
      <w:numPr>
        <w:ilvl w:val="1"/>
        <w:numId w:val="1"/>
      </w:numPr>
      <w:spacing w:before="480" w:after="60" w:line="360" w:lineRule="auto"/>
      <w:ind w:left="794" w:hanging="437"/>
      <w:jc w:val="both"/>
      <w:outlineLvl w:val="1"/>
    </w:pPr>
    <w:rPr>
      <w:rFonts w:ascii="Times New Roman" w:eastAsia="Calibri" w:hAnsi="Times New Roman" w:cs="Times New Roman"/>
      <w:b/>
      <w:bCs/>
      <w:sz w:val="28"/>
      <w:szCs w:val="28"/>
      <w:lang w:val="bg-BG"/>
    </w:rPr>
  </w:style>
  <w:style w:type="paragraph" w:styleId="Heading3">
    <w:name w:val="heading 3"/>
    <w:basedOn w:val="Normal"/>
    <w:next w:val="Normal"/>
    <w:link w:val="Heading3Char"/>
    <w:qFormat/>
    <w:rsid w:val="006B12DC"/>
    <w:pPr>
      <w:keepNext/>
      <w:numPr>
        <w:ilvl w:val="2"/>
        <w:numId w:val="1"/>
      </w:numPr>
      <w:spacing w:before="240" w:after="60" w:line="360" w:lineRule="auto"/>
      <w:jc w:val="both"/>
      <w:outlineLvl w:val="2"/>
    </w:pPr>
    <w:rPr>
      <w:rFonts w:ascii="Times New Roman" w:eastAsia="Calibri" w:hAnsi="Times New Roman" w:cs="Times New Roman"/>
      <w:b/>
      <w:bCs/>
      <w:i/>
      <w:iCs/>
      <w:sz w:val="28"/>
      <w:szCs w:val="28"/>
      <w:lang w:val="bg-BG"/>
    </w:rPr>
  </w:style>
  <w:style w:type="paragraph" w:styleId="Heading4">
    <w:name w:val="heading 4"/>
    <w:basedOn w:val="Normal"/>
    <w:next w:val="Normal"/>
    <w:link w:val="Heading4Char"/>
    <w:qFormat/>
    <w:rsid w:val="006B12DC"/>
    <w:pPr>
      <w:keepNext/>
      <w:numPr>
        <w:ilvl w:val="3"/>
        <w:numId w:val="1"/>
      </w:numPr>
      <w:tabs>
        <w:tab w:val="left" w:pos="1701"/>
      </w:tabs>
      <w:spacing w:before="240" w:after="60" w:line="360" w:lineRule="auto"/>
      <w:ind w:left="1729" w:hanging="1162"/>
      <w:jc w:val="both"/>
      <w:outlineLvl w:val="3"/>
    </w:pPr>
    <w:rPr>
      <w:rFonts w:ascii="Times New Roman" w:eastAsia="Calibri"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6B12DC"/>
    <w:rPr>
      <w:rFonts w:ascii="Times New Roman" w:hAnsi="Times New Roman" w:cs="Times New Roman"/>
      <w:b/>
      <w:bCs/>
      <w:kern w:val="32"/>
      <w:sz w:val="32"/>
      <w:szCs w:val="32"/>
      <w:lang w:val="bg-BG"/>
    </w:rPr>
  </w:style>
  <w:style w:type="character" w:customStyle="1" w:styleId="Heading2Char">
    <w:name w:val="Heading 2 Char"/>
    <w:basedOn w:val="DefaultParagraphFont"/>
    <w:link w:val="Heading2"/>
    <w:locked/>
    <w:rsid w:val="006B12DC"/>
    <w:rPr>
      <w:rFonts w:ascii="Times New Roman" w:hAnsi="Times New Roman" w:cs="Times New Roman"/>
      <w:b/>
      <w:bCs/>
      <w:sz w:val="28"/>
      <w:szCs w:val="28"/>
      <w:lang w:val="bg-BG"/>
    </w:rPr>
  </w:style>
  <w:style w:type="character" w:customStyle="1" w:styleId="Heading3Char">
    <w:name w:val="Heading 3 Char"/>
    <w:basedOn w:val="DefaultParagraphFont"/>
    <w:link w:val="Heading3"/>
    <w:locked/>
    <w:rsid w:val="006B12DC"/>
    <w:rPr>
      <w:rFonts w:ascii="Times New Roman" w:hAnsi="Times New Roman" w:cs="Times New Roman"/>
      <w:b/>
      <w:bCs/>
      <w:i/>
      <w:iCs/>
      <w:sz w:val="28"/>
      <w:szCs w:val="28"/>
      <w:lang w:val="bg-BG"/>
    </w:rPr>
  </w:style>
  <w:style w:type="character" w:customStyle="1" w:styleId="Heading4Char">
    <w:name w:val="Heading 4 Char"/>
    <w:basedOn w:val="DefaultParagraphFont"/>
    <w:link w:val="Heading4"/>
    <w:locked/>
    <w:rsid w:val="006B12DC"/>
    <w:rPr>
      <w:rFonts w:ascii="Times New Roman" w:hAnsi="Times New Roman" w:cs="Times New Roman"/>
      <w:i/>
      <w:iCs/>
      <w:sz w:val="28"/>
      <w:szCs w:val="28"/>
      <w:lang w:val="bg-BG"/>
    </w:rPr>
  </w:style>
  <w:style w:type="paragraph" w:styleId="Caption">
    <w:name w:val="caption"/>
    <w:basedOn w:val="Normal"/>
    <w:next w:val="Normal"/>
    <w:link w:val="CaptionChar"/>
    <w:qFormat/>
    <w:rsid w:val="006B12DC"/>
    <w:pPr>
      <w:spacing w:after="0" w:line="360" w:lineRule="auto"/>
      <w:jc w:val="center"/>
    </w:pPr>
    <w:rPr>
      <w:rFonts w:ascii="Times New Roman" w:eastAsia="Calibri" w:hAnsi="Times New Roman" w:cs="Times New Roman"/>
      <w:i/>
      <w:iCs/>
      <w:sz w:val="28"/>
      <w:szCs w:val="28"/>
      <w:lang w:val="bg-BG"/>
    </w:rPr>
  </w:style>
  <w:style w:type="paragraph" w:styleId="ListParagraph">
    <w:name w:val="List Paragraph"/>
    <w:basedOn w:val="Normal"/>
    <w:qFormat/>
    <w:rsid w:val="006B12DC"/>
    <w:pPr>
      <w:spacing w:after="0" w:line="360" w:lineRule="auto"/>
      <w:ind w:left="720" w:firstLine="851"/>
      <w:jc w:val="both"/>
    </w:pPr>
    <w:rPr>
      <w:rFonts w:ascii="Times New Roman" w:eastAsia="Calibri" w:hAnsi="Times New Roman" w:cs="Times New Roman"/>
      <w:sz w:val="28"/>
      <w:szCs w:val="28"/>
      <w:lang w:val="bg-BG"/>
    </w:rPr>
  </w:style>
  <w:style w:type="paragraph" w:styleId="BalloonText">
    <w:name w:val="Balloon Text"/>
    <w:basedOn w:val="Normal"/>
    <w:link w:val="BalloonTextChar"/>
    <w:semiHidden/>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6B12DC"/>
    <w:rPr>
      <w:rFonts w:ascii="Tahoma" w:hAnsi="Tahoma" w:cs="Tahoma"/>
      <w:sz w:val="16"/>
      <w:szCs w:val="16"/>
    </w:rPr>
  </w:style>
  <w:style w:type="character" w:styleId="PlaceholderText">
    <w:name w:val="Placeholder Text"/>
    <w:basedOn w:val="DefaultParagraphFont"/>
    <w:semiHidden/>
    <w:rsid w:val="00646FB4"/>
    <w:rPr>
      <w:rFonts w:cs="Times New Roman"/>
      <w:color w:val="808080"/>
    </w:rPr>
  </w:style>
  <w:style w:type="paragraph" w:customStyle="1" w:styleId="Style1">
    <w:name w:val="Style1"/>
    <w:basedOn w:val="ListParagraph"/>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Calibri" w:hAnsi="Calibri" w:cs="Calibri"/>
      <w:sz w:val="22"/>
      <w:szCs w:val="22"/>
    </w:rPr>
  </w:style>
  <w:style w:type="paragraph" w:customStyle="1" w:styleId="StyleCaption11pt">
    <w:name w:val="Style Caption + 11 pt"/>
    <w:basedOn w:val="Caption"/>
    <w:rsid w:val="009A5A58"/>
    <w:pPr>
      <w:numPr>
        <w:numId w:val="14"/>
      </w:numPr>
    </w:pPr>
    <w:rPr>
      <w:sz w:val="22"/>
      <w:szCs w:val="22"/>
    </w:rPr>
  </w:style>
  <w:style w:type="character" w:styleId="Hyperlink">
    <w:name w:val="Hyperlink"/>
    <w:basedOn w:val="DefaultParagraphFont"/>
    <w:rsid w:val="00AF6D62"/>
    <w:rPr>
      <w:rFonts w:cs="Times New Roman"/>
      <w:color w:val="0000FF"/>
      <w:u w:val="single"/>
    </w:rPr>
  </w:style>
  <w:style w:type="paragraph" w:customStyle="1" w:styleId="Style5">
    <w:name w:val="Style5"/>
    <w:basedOn w:val="Caption"/>
    <w:link w:val="Style5Char"/>
    <w:rsid w:val="00AF6D62"/>
    <w:rPr>
      <w:sz w:val="24"/>
      <w:szCs w:val="24"/>
    </w:rPr>
  </w:style>
  <w:style w:type="paragraph" w:customStyle="1" w:styleId="Style6">
    <w:name w:val="Style6"/>
    <w:basedOn w:val="Style5"/>
    <w:link w:val="Style6Char"/>
    <w:rsid w:val="00AF6D62"/>
    <w:rPr>
      <w:rFonts w:ascii="Calibri" w:hAnsi="Calibri" w:cs="Calibri"/>
    </w:rPr>
  </w:style>
  <w:style w:type="character" w:customStyle="1" w:styleId="apple-converted-space">
    <w:name w:val="apple-converted-space"/>
    <w:basedOn w:val="DefaultParagraphFont"/>
    <w:rsid w:val="005E1A1C"/>
    <w:rPr>
      <w:rFonts w:cs="Times New Roman"/>
    </w:rPr>
  </w:style>
  <w:style w:type="paragraph" w:styleId="Header">
    <w:name w:val="header"/>
    <w:basedOn w:val="Normal"/>
    <w:link w:val="HeaderChar"/>
    <w:semiHidden/>
    <w:rsid w:val="005E1A1C"/>
    <w:pPr>
      <w:tabs>
        <w:tab w:val="center" w:pos="4680"/>
        <w:tab w:val="right" w:pos="9360"/>
      </w:tabs>
      <w:spacing w:after="0" w:line="240" w:lineRule="auto"/>
    </w:pPr>
  </w:style>
  <w:style w:type="character" w:customStyle="1" w:styleId="HeaderChar">
    <w:name w:val="Header Char"/>
    <w:basedOn w:val="DefaultParagraphFont"/>
    <w:link w:val="Header"/>
    <w:semiHidden/>
    <w:locked/>
    <w:rsid w:val="005E1A1C"/>
    <w:rPr>
      <w:rFonts w:cs="Times New Roman"/>
    </w:rPr>
  </w:style>
  <w:style w:type="paragraph" w:styleId="Footer">
    <w:name w:val="footer"/>
    <w:basedOn w:val="Normal"/>
    <w:link w:val="FooterChar"/>
    <w:rsid w:val="005E1A1C"/>
    <w:pPr>
      <w:tabs>
        <w:tab w:val="center" w:pos="4680"/>
        <w:tab w:val="right" w:pos="9360"/>
      </w:tabs>
      <w:spacing w:after="0" w:line="240" w:lineRule="auto"/>
    </w:pPr>
  </w:style>
  <w:style w:type="character" w:customStyle="1" w:styleId="FooterChar">
    <w:name w:val="Footer Char"/>
    <w:basedOn w:val="DefaultParagraphFont"/>
    <w:link w:val="Footer"/>
    <w:locked/>
    <w:rsid w:val="005E1A1C"/>
    <w:rPr>
      <w:rFonts w:cs="Times New Roman"/>
    </w:rPr>
  </w:style>
  <w:style w:type="character" w:customStyle="1" w:styleId="CaptionChar">
    <w:name w:val="Caption Char"/>
    <w:basedOn w:val="DefaultParagraphFont"/>
    <w:link w:val="Caption"/>
    <w:locked/>
    <w:rsid w:val="00710468"/>
    <w:rPr>
      <w:rFonts w:ascii="Times New Roman" w:hAnsi="Times New Roman" w:cs="Times New Roman"/>
      <w:i/>
      <w:iCs/>
      <w:sz w:val="28"/>
      <w:szCs w:val="28"/>
      <w:lang w:val="bg-BG"/>
    </w:rPr>
  </w:style>
  <w:style w:type="character" w:customStyle="1" w:styleId="Style5Char">
    <w:name w:val="Style5 Char"/>
    <w:basedOn w:val="CaptionChar"/>
    <w:link w:val="Style5"/>
    <w:locked/>
    <w:rsid w:val="00710468"/>
  </w:style>
  <w:style w:type="character" w:customStyle="1" w:styleId="Style6Char">
    <w:name w:val="Style6 Char"/>
    <w:basedOn w:val="Style5Char"/>
    <w:link w:val="Style6"/>
    <w:locked/>
    <w:rsid w:val="00710468"/>
  </w:style>
  <w:style w:type="numbering" w:customStyle="1" w:styleId="Doct">
    <w:name w:val="Doct"/>
    <w:rsid w:val="007C12B2"/>
    <w:pPr>
      <w:numPr>
        <w:numId w:val="11"/>
      </w:numPr>
    </w:pPr>
  </w:style>
  <w:style w:type="character" w:styleId="CommentReference">
    <w:name w:val="annotation reference"/>
    <w:basedOn w:val="DefaultParagraphFont"/>
    <w:semiHidden/>
    <w:rsid w:val="00353490"/>
    <w:rPr>
      <w:sz w:val="16"/>
      <w:szCs w:val="16"/>
    </w:rPr>
  </w:style>
  <w:style w:type="paragraph" w:styleId="CommentText">
    <w:name w:val="annotation text"/>
    <w:basedOn w:val="Normal"/>
    <w:semiHidden/>
    <w:rsid w:val="00353490"/>
    <w:rPr>
      <w:sz w:val="20"/>
      <w:szCs w:val="20"/>
    </w:rPr>
  </w:style>
  <w:style w:type="paragraph" w:styleId="CommentSubject">
    <w:name w:val="annotation subject"/>
    <w:basedOn w:val="CommentText"/>
    <w:next w:val="CommentText"/>
    <w:semiHidden/>
    <w:rsid w:val="00353490"/>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oleObject" Target="embeddings/oleObject8.bin"/><Relationship Id="rId39"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3.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 Id="rId43"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1E794E-A574-4774-A695-5EE440748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4263</Words>
  <Characters>24303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Versioning of granulated data in hierarchically composed workspaces</vt:lpstr>
    </vt:vector>
  </TitlesOfParts>
  <Company>vtu</Company>
  <LinksUpToDate>false</LinksUpToDate>
  <CharactersWithSpaces>28509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Versioning of granulated data in hierarchically composed workspaces</dc:title>
  <dc:creator>Владимир Йотов</dc:creator>
  <cp:lastModifiedBy>в</cp:lastModifiedBy>
  <cp:revision>2</cp:revision>
  <cp:lastPrinted>2013-06-24T13:19:00Z</cp:lastPrinted>
  <dcterms:created xsi:type="dcterms:W3CDTF">2013-10-18T13:48:00Z</dcterms:created>
  <dcterms:modified xsi:type="dcterms:W3CDTF">2013-10-18T13:48:00Z</dcterms:modified>
</cp:coreProperties>
</file>